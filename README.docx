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95474109"/>
        <w:docPartObj>
          <w:docPartGallery w:val="Cover Pages"/>
          <w:docPartUnique/>
        </w:docPartObj>
      </w:sdtPr>
      <w:sdtEndPr/>
      <w:sdtContent>
        <w:p w14:paraId="59DD50A0" w14:textId="7ADA8ABF" w:rsidR="00ED64FE" w:rsidRDefault="00ED64F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ED64FE" w14:paraId="15A37F45" w14:textId="77777777">
            <w:sdt>
              <w:sdtPr>
                <w:rPr>
                  <w:sz w:val="24"/>
                  <w:szCs w:val="24"/>
                </w:rPr>
                <w:alias w:val="Company"/>
                <w:id w:val="13406915"/>
                <w:placeholder>
                  <w:docPart w:val="EC5CBBC8E64E4E4985C9FD37B2779C37"/>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A6AFE1E" w14:textId="42D4FD02" w:rsidR="00ED64FE" w:rsidRDefault="00ED64FE">
                    <w:pPr>
                      <w:pStyle w:val="NoSpacing"/>
                      <w:rPr>
                        <w:color w:val="2F5496" w:themeColor="accent1" w:themeShade="BF"/>
                        <w:sz w:val="24"/>
                      </w:rPr>
                    </w:pPr>
                    <w:r w:rsidRPr="00ED64FE">
                      <w:rPr>
                        <w:sz w:val="24"/>
                        <w:szCs w:val="24"/>
                      </w:rPr>
                      <w:t>MSD Group</w:t>
                    </w:r>
                  </w:p>
                </w:tc>
              </w:sdtContent>
            </w:sdt>
          </w:tr>
          <w:tr w:rsidR="00ED64FE" w14:paraId="53FAFE30" w14:textId="77777777">
            <w:tc>
              <w:tcPr>
                <w:tcW w:w="7672" w:type="dxa"/>
              </w:tcPr>
              <w:sdt>
                <w:sdtPr>
                  <w:rPr>
                    <w:rFonts w:asciiTheme="majorHAnsi" w:eastAsiaTheme="majorEastAsia" w:hAnsiTheme="majorHAnsi" w:cstheme="majorBidi"/>
                    <w:sz w:val="88"/>
                    <w:szCs w:val="88"/>
                  </w:rPr>
                  <w:alias w:val="Title"/>
                  <w:id w:val="13406919"/>
                  <w:placeholder>
                    <w:docPart w:val="6099FD2F6DBD4D23A73E6CEA750FFFCD"/>
                  </w:placeholder>
                  <w:dataBinding w:prefixMappings="xmlns:ns0='http://schemas.openxmlformats.org/package/2006/metadata/core-properties' xmlns:ns1='http://purl.org/dc/elements/1.1/'" w:xpath="/ns0:coreProperties[1]/ns1:title[1]" w:storeItemID="{6C3C8BC8-F283-45AE-878A-BAB7291924A1}"/>
                  <w:text/>
                </w:sdtPr>
                <w:sdtEndPr/>
                <w:sdtContent>
                  <w:p w14:paraId="3C5640A6" w14:textId="1A975085" w:rsidR="00ED64FE" w:rsidRDefault="00ED64FE">
                    <w:pPr>
                      <w:pStyle w:val="NoSpacing"/>
                      <w:spacing w:line="216" w:lineRule="auto"/>
                      <w:rPr>
                        <w:rFonts w:asciiTheme="majorHAnsi" w:eastAsiaTheme="majorEastAsia" w:hAnsiTheme="majorHAnsi" w:cstheme="majorBidi"/>
                        <w:color w:val="4472C4" w:themeColor="accent1"/>
                        <w:sz w:val="88"/>
                        <w:szCs w:val="88"/>
                      </w:rPr>
                    </w:pPr>
                    <w:r w:rsidRPr="00ED64FE">
                      <w:rPr>
                        <w:rFonts w:asciiTheme="majorHAnsi" w:eastAsiaTheme="majorEastAsia" w:hAnsiTheme="majorHAnsi" w:cstheme="majorBidi"/>
                        <w:sz w:val="88"/>
                        <w:szCs w:val="88"/>
                      </w:rPr>
                      <w:t>Introducing the 8x8 wireless array</w:t>
                    </w:r>
                  </w:p>
                </w:sdtContent>
              </w:sdt>
            </w:tc>
          </w:tr>
          <w:tr w:rsidR="00ED64FE" w14:paraId="2E059B06" w14:textId="77777777">
            <w:sdt>
              <w:sdtPr>
                <w:rPr>
                  <w:sz w:val="24"/>
                  <w:szCs w:val="24"/>
                </w:rPr>
                <w:alias w:val="Subtitle"/>
                <w:id w:val="13406923"/>
                <w:placeholder>
                  <w:docPart w:val="E0D27F158651463CBA2B2D668C4AE6A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EF66821" w14:textId="2B23194E" w:rsidR="00ED64FE" w:rsidRDefault="00FE4DF2">
                    <w:pPr>
                      <w:pStyle w:val="NoSpacing"/>
                      <w:rPr>
                        <w:color w:val="2F5496" w:themeColor="accent1" w:themeShade="BF"/>
                        <w:sz w:val="24"/>
                      </w:rPr>
                    </w:pPr>
                    <w:r>
                      <w:rPr>
                        <w:sz w:val="24"/>
                        <w:szCs w:val="24"/>
                      </w:rPr>
                      <w:t>A Quick Start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ED64FE" w14:paraId="322D0E33" w14:textId="77777777">
            <w:tc>
              <w:tcPr>
                <w:tcW w:w="7221" w:type="dxa"/>
                <w:tcMar>
                  <w:top w:w="216" w:type="dxa"/>
                  <w:left w:w="115" w:type="dxa"/>
                  <w:bottom w:w="216" w:type="dxa"/>
                  <w:right w:w="115" w:type="dxa"/>
                </w:tcMar>
              </w:tcPr>
              <w:sdt>
                <w:sdtPr>
                  <w:rPr>
                    <w:sz w:val="28"/>
                    <w:szCs w:val="28"/>
                  </w:rPr>
                  <w:alias w:val="Author"/>
                  <w:id w:val="13406928"/>
                  <w:placeholder>
                    <w:docPart w:val="82F55C414F604180B7158C1A65D644D0"/>
                  </w:placeholder>
                  <w:dataBinding w:prefixMappings="xmlns:ns0='http://schemas.openxmlformats.org/package/2006/metadata/core-properties' xmlns:ns1='http://purl.org/dc/elements/1.1/'" w:xpath="/ns0:coreProperties[1]/ns1:creator[1]" w:storeItemID="{6C3C8BC8-F283-45AE-878A-BAB7291924A1}"/>
                  <w:text/>
                </w:sdtPr>
                <w:sdtEndPr/>
                <w:sdtContent>
                  <w:p w14:paraId="2818F146" w14:textId="344613F6" w:rsidR="00ED64FE" w:rsidRDefault="00ED64FE">
                    <w:pPr>
                      <w:pStyle w:val="NoSpacing"/>
                      <w:rPr>
                        <w:color w:val="4472C4" w:themeColor="accent1"/>
                        <w:sz w:val="28"/>
                        <w:szCs w:val="28"/>
                      </w:rPr>
                    </w:pPr>
                    <w:r w:rsidRPr="00ED64FE">
                      <w:rPr>
                        <w:sz w:val="28"/>
                        <w:szCs w:val="28"/>
                      </w:rPr>
                      <w:t>Kazemi, Ben</w:t>
                    </w:r>
                  </w:p>
                </w:sdtContent>
              </w:sdt>
              <w:sdt>
                <w:sdtPr>
                  <w:rPr>
                    <w:sz w:val="28"/>
                    <w:szCs w:val="28"/>
                    <w:lang w:val="en-GB"/>
                  </w:rPr>
                  <w:alias w:val="Date"/>
                  <w:tag w:val="Date"/>
                  <w:id w:val="13406932"/>
                  <w:placeholder>
                    <w:docPart w:val="65B7ADF98C3B4575B40ADF29ABB4143F"/>
                  </w:placeholder>
                  <w:dataBinding w:prefixMappings="xmlns:ns0='http://schemas.microsoft.com/office/2006/coverPageProps'" w:xpath="/ns0:CoverPageProperties[1]/ns0:PublishDate[1]" w:storeItemID="{55AF091B-3C7A-41E3-B477-F2FDAA23CFDA}"/>
                  <w:date w:fullDate="2023-05-16T00:00:00Z">
                    <w:dateFormat w:val="M-d-yyyy"/>
                    <w:lid w:val="en-US"/>
                    <w:storeMappedDataAs w:val="dateTime"/>
                    <w:calendar w:val="gregorian"/>
                  </w:date>
                </w:sdtPr>
                <w:sdtEndPr/>
                <w:sdtContent>
                  <w:p w14:paraId="5FECD7D4" w14:textId="582D32F4" w:rsidR="00ED64FE" w:rsidRDefault="00ED64FE">
                    <w:pPr>
                      <w:pStyle w:val="NoSpacing"/>
                      <w:rPr>
                        <w:color w:val="4472C4" w:themeColor="accent1"/>
                        <w:sz w:val="28"/>
                        <w:szCs w:val="28"/>
                      </w:rPr>
                    </w:pPr>
                    <w:r w:rsidRPr="00ED64FE">
                      <w:rPr>
                        <w:sz w:val="28"/>
                        <w:szCs w:val="28"/>
                        <w:lang w:val="en-GB"/>
                      </w:rPr>
                      <w:t>5-16-2023</w:t>
                    </w:r>
                  </w:p>
                </w:sdtContent>
              </w:sdt>
              <w:p w14:paraId="1C20D235" w14:textId="77777777" w:rsidR="00ED64FE" w:rsidRDefault="00ED64FE">
                <w:pPr>
                  <w:pStyle w:val="NoSpacing"/>
                  <w:rPr>
                    <w:color w:val="4472C4" w:themeColor="accent1"/>
                  </w:rPr>
                </w:pPr>
              </w:p>
            </w:tc>
          </w:tr>
        </w:tbl>
        <w:p w14:paraId="3BCDFDB8" w14:textId="77777777" w:rsidR="00A00FCF" w:rsidRDefault="00ED64FE">
          <w:r>
            <w:br w:type="page"/>
          </w:r>
        </w:p>
        <w:sdt>
          <w:sdtPr>
            <w:rPr>
              <w:rFonts w:asciiTheme="minorHAnsi" w:eastAsiaTheme="minorHAnsi" w:hAnsiTheme="minorHAnsi" w:cstheme="minorBidi"/>
              <w:sz w:val="22"/>
              <w:szCs w:val="22"/>
              <w:lang w:val="en-GB"/>
            </w:rPr>
            <w:id w:val="-84156465"/>
            <w:docPartObj>
              <w:docPartGallery w:val="Table of Contents"/>
              <w:docPartUnique/>
            </w:docPartObj>
          </w:sdtPr>
          <w:sdtEndPr>
            <w:rPr>
              <w:b/>
              <w:bCs/>
              <w:noProof/>
            </w:rPr>
          </w:sdtEndPr>
          <w:sdtContent>
            <w:p w14:paraId="159FDF5F" w14:textId="1C4292BF" w:rsidR="00A00FCF" w:rsidRPr="00A00FCF" w:rsidRDefault="00A00FCF" w:rsidP="00206189">
              <w:pPr>
                <w:pStyle w:val="TOCHeading"/>
              </w:pPr>
              <w:r w:rsidRPr="00A00FCF">
                <w:t>Table of Contents</w:t>
              </w:r>
            </w:p>
            <w:p w14:paraId="1C0A70C7" w14:textId="2C2B927C" w:rsidR="00146DA8" w:rsidRDefault="00A00FCF">
              <w:pPr>
                <w:pStyle w:val="TOC1"/>
                <w:tabs>
                  <w:tab w:val="left" w:pos="440"/>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6350143" w:history="1">
                <w:r w:rsidR="00146DA8" w:rsidRPr="009C125E">
                  <w:rPr>
                    <w:rStyle w:val="Hyperlink"/>
                    <w:noProof/>
                  </w:rPr>
                  <w:t>1.</w:t>
                </w:r>
                <w:r w:rsidR="00146DA8">
                  <w:rPr>
                    <w:rFonts w:eastAsiaTheme="minorEastAsia"/>
                    <w:noProof/>
                    <w:kern w:val="2"/>
                    <w:lang w:eastAsia="en-GB"/>
                    <w14:ligatures w14:val="standardContextual"/>
                  </w:rPr>
                  <w:tab/>
                </w:r>
                <w:r w:rsidR="00146DA8" w:rsidRPr="009C125E">
                  <w:rPr>
                    <w:rStyle w:val="Hyperlink"/>
                    <w:noProof/>
                  </w:rPr>
                  <w:t>Specification</w:t>
                </w:r>
                <w:r w:rsidR="00146DA8">
                  <w:rPr>
                    <w:noProof/>
                    <w:webHidden/>
                  </w:rPr>
                  <w:tab/>
                </w:r>
                <w:r w:rsidR="00146DA8">
                  <w:rPr>
                    <w:noProof/>
                    <w:webHidden/>
                  </w:rPr>
                  <w:fldChar w:fldCharType="begin"/>
                </w:r>
                <w:r w:rsidR="00146DA8">
                  <w:rPr>
                    <w:noProof/>
                    <w:webHidden/>
                  </w:rPr>
                  <w:instrText xml:space="preserve"> PAGEREF _Toc136350143 \h </w:instrText>
                </w:r>
                <w:r w:rsidR="00146DA8">
                  <w:rPr>
                    <w:noProof/>
                    <w:webHidden/>
                  </w:rPr>
                </w:r>
                <w:r w:rsidR="00146DA8">
                  <w:rPr>
                    <w:noProof/>
                    <w:webHidden/>
                  </w:rPr>
                  <w:fldChar w:fldCharType="separate"/>
                </w:r>
                <w:r w:rsidR="00146DA8">
                  <w:rPr>
                    <w:noProof/>
                    <w:webHidden/>
                  </w:rPr>
                  <w:t>2</w:t>
                </w:r>
                <w:r w:rsidR="00146DA8">
                  <w:rPr>
                    <w:noProof/>
                    <w:webHidden/>
                  </w:rPr>
                  <w:fldChar w:fldCharType="end"/>
                </w:r>
              </w:hyperlink>
            </w:p>
            <w:p w14:paraId="57953FBC" w14:textId="670D20BA"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44" w:history="1">
                <w:r w:rsidR="00146DA8" w:rsidRPr="009C125E">
                  <w:rPr>
                    <w:rStyle w:val="Hyperlink"/>
                    <w:noProof/>
                  </w:rPr>
                  <w:t>1.1.</w:t>
                </w:r>
                <w:r w:rsidR="00146DA8">
                  <w:rPr>
                    <w:rFonts w:eastAsiaTheme="minorEastAsia"/>
                    <w:noProof/>
                    <w:kern w:val="2"/>
                    <w:lang w:eastAsia="en-GB"/>
                    <w14:ligatures w14:val="standardContextual"/>
                  </w:rPr>
                  <w:tab/>
                </w:r>
                <w:r w:rsidR="00146DA8" w:rsidRPr="009C125E">
                  <w:rPr>
                    <w:rStyle w:val="Hyperlink"/>
                    <w:noProof/>
                  </w:rPr>
                  <w:t>Overview</w:t>
                </w:r>
                <w:r w:rsidR="00146DA8">
                  <w:rPr>
                    <w:noProof/>
                    <w:webHidden/>
                  </w:rPr>
                  <w:tab/>
                </w:r>
                <w:r w:rsidR="00146DA8">
                  <w:rPr>
                    <w:noProof/>
                    <w:webHidden/>
                  </w:rPr>
                  <w:fldChar w:fldCharType="begin"/>
                </w:r>
                <w:r w:rsidR="00146DA8">
                  <w:rPr>
                    <w:noProof/>
                    <w:webHidden/>
                  </w:rPr>
                  <w:instrText xml:space="preserve"> PAGEREF _Toc136350144 \h </w:instrText>
                </w:r>
                <w:r w:rsidR="00146DA8">
                  <w:rPr>
                    <w:noProof/>
                    <w:webHidden/>
                  </w:rPr>
                </w:r>
                <w:r w:rsidR="00146DA8">
                  <w:rPr>
                    <w:noProof/>
                    <w:webHidden/>
                  </w:rPr>
                  <w:fldChar w:fldCharType="separate"/>
                </w:r>
                <w:r w:rsidR="00146DA8">
                  <w:rPr>
                    <w:noProof/>
                    <w:webHidden/>
                  </w:rPr>
                  <w:t>2</w:t>
                </w:r>
                <w:r w:rsidR="00146DA8">
                  <w:rPr>
                    <w:noProof/>
                    <w:webHidden/>
                  </w:rPr>
                  <w:fldChar w:fldCharType="end"/>
                </w:r>
              </w:hyperlink>
            </w:p>
            <w:p w14:paraId="13BAE70A" w14:textId="57794D7A"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45" w:history="1">
                <w:r w:rsidR="00146DA8" w:rsidRPr="009C125E">
                  <w:rPr>
                    <w:rStyle w:val="Hyperlink"/>
                    <w:noProof/>
                  </w:rPr>
                  <w:t>1.2.</w:t>
                </w:r>
                <w:r w:rsidR="00146DA8">
                  <w:rPr>
                    <w:rFonts w:eastAsiaTheme="minorEastAsia"/>
                    <w:noProof/>
                    <w:kern w:val="2"/>
                    <w:lang w:eastAsia="en-GB"/>
                    <w14:ligatures w14:val="standardContextual"/>
                  </w:rPr>
                  <w:tab/>
                </w:r>
                <w:r w:rsidR="00146DA8" w:rsidRPr="009C125E">
                  <w:rPr>
                    <w:rStyle w:val="Hyperlink"/>
                    <w:noProof/>
                  </w:rPr>
                  <w:t>Repository Folder</w:t>
                </w:r>
                <w:r w:rsidR="00146DA8">
                  <w:rPr>
                    <w:noProof/>
                    <w:webHidden/>
                  </w:rPr>
                  <w:tab/>
                </w:r>
                <w:r w:rsidR="00146DA8">
                  <w:rPr>
                    <w:noProof/>
                    <w:webHidden/>
                  </w:rPr>
                  <w:fldChar w:fldCharType="begin"/>
                </w:r>
                <w:r w:rsidR="00146DA8">
                  <w:rPr>
                    <w:noProof/>
                    <w:webHidden/>
                  </w:rPr>
                  <w:instrText xml:space="preserve"> PAGEREF _Toc136350145 \h </w:instrText>
                </w:r>
                <w:r w:rsidR="00146DA8">
                  <w:rPr>
                    <w:noProof/>
                    <w:webHidden/>
                  </w:rPr>
                </w:r>
                <w:r w:rsidR="00146DA8">
                  <w:rPr>
                    <w:noProof/>
                    <w:webHidden/>
                  </w:rPr>
                  <w:fldChar w:fldCharType="separate"/>
                </w:r>
                <w:r w:rsidR="00146DA8">
                  <w:rPr>
                    <w:noProof/>
                    <w:webHidden/>
                  </w:rPr>
                  <w:t>3</w:t>
                </w:r>
                <w:r w:rsidR="00146DA8">
                  <w:rPr>
                    <w:noProof/>
                    <w:webHidden/>
                  </w:rPr>
                  <w:fldChar w:fldCharType="end"/>
                </w:r>
              </w:hyperlink>
            </w:p>
            <w:p w14:paraId="043E3903" w14:textId="7E8EE473" w:rsidR="00146DA8" w:rsidRDefault="002125C0">
              <w:pPr>
                <w:pStyle w:val="TOC1"/>
                <w:tabs>
                  <w:tab w:val="left" w:pos="440"/>
                  <w:tab w:val="right" w:leader="dot" w:pos="9016"/>
                </w:tabs>
                <w:rPr>
                  <w:rFonts w:eastAsiaTheme="minorEastAsia"/>
                  <w:noProof/>
                  <w:kern w:val="2"/>
                  <w:lang w:eastAsia="en-GB"/>
                  <w14:ligatures w14:val="standardContextual"/>
                </w:rPr>
              </w:pPr>
              <w:hyperlink w:anchor="_Toc136350146" w:history="1">
                <w:r w:rsidR="00146DA8" w:rsidRPr="009C125E">
                  <w:rPr>
                    <w:rStyle w:val="Hyperlink"/>
                    <w:noProof/>
                  </w:rPr>
                  <w:t>2.</w:t>
                </w:r>
                <w:r w:rsidR="00146DA8">
                  <w:rPr>
                    <w:rFonts w:eastAsiaTheme="minorEastAsia"/>
                    <w:noProof/>
                    <w:kern w:val="2"/>
                    <w:lang w:eastAsia="en-GB"/>
                    <w14:ligatures w14:val="standardContextual"/>
                  </w:rPr>
                  <w:tab/>
                </w:r>
                <w:r w:rsidR="00146DA8" w:rsidRPr="009C125E">
                  <w:rPr>
                    <w:rStyle w:val="Hyperlink"/>
                    <w:noProof/>
                  </w:rPr>
                  <w:t>Electronics</w:t>
                </w:r>
                <w:r w:rsidR="00146DA8">
                  <w:rPr>
                    <w:noProof/>
                    <w:webHidden/>
                  </w:rPr>
                  <w:tab/>
                </w:r>
                <w:r w:rsidR="00146DA8">
                  <w:rPr>
                    <w:noProof/>
                    <w:webHidden/>
                  </w:rPr>
                  <w:fldChar w:fldCharType="begin"/>
                </w:r>
                <w:r w:rsidR="00146DA8">
                  <w:rPr>
                    <w:noProof/>
                    <w:webHidden/>
                  </w:rPr>
                  <w:instrText xml:space="preserve"> PAGEREF _Toc136350146 \h </w:instrText>
                </w:r>
                <w:r w:rsidR="00146DA8">
                  <w:rPr>
                    <w:noProof/>
                    <w:webHidden/>
                  </w:rPr>
                </w:r>
                <w:r w:rsidR="00146DA8">
                  <w:rPr>
                    <w:noProof/>
                    <w:webHidden/>
                  </w:rPr>
                  <w:fldChar w:fldCharType="separate"/>
                </w:r>
                <w:r w:rsidR="00146DA8">
                  <w:rPr>
                    <w:noProof/>
                    <w:webHidden/>
                  </w:rPr>
                  <w:t>4</w:t>
                </w:r>
                <w:r w:rsidR="00146DA8">
                  <w:rPr>
                    <w:noProof/>
                    <w:webHidden/>
                  </w:rPr>
                  <w:fldChar w:fldCharType="end"/>
                </w:r>
              </w:hyperlink>
            </w:p>
            <w:p w14:paraId="621DDB6A" w14:textId="0737CD29"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47" w:history="1">
                <w:r w:rsidR="00146DA8" w:rsidRPr="009C125E">
                  <w:rPr>
                    <w:rStyle w:val="Hyperlink"/>
                    <w:noProof/>
                  </w:rPr>
                  <w:t>2.1.</w:t>
                </w:r>
                <w:r w:rsidR="00146DA8">
                  <w:rPr>
                    <w:rFonts w:eastAsiaTheme="minorEastAsia"/>
                    <w:noProof/>
                    <w:kern w:val="2"/>
                    <w:lang w:eastAsia="en-GB"/>
                    <w14:ligatures w14:val="standardContextual"/>
                  </w:rPr>
                  <w:tab/>
                </w:r>
                <w:r w:rsidR="00146DA8" w:rsidRPr="009C125E">
                  <w:rPr>
                    <w:rStyle w:val="Hyperlink"/>
                    <w:noProof/>
                  </w:rPr>
                  <w:t>Array board</w:t>
                </w:r>
                <w:r w:rsidR="00146DA8">
                  <w:rPr>
                    <w:noProof/>
                    <w:webHidden/>
                  </w:rPr>
                  <w:tab/>
                </w:r>
                <w:r w:rsidR="00146DA8">
                  <w:rPr>
                    <w:noProof/>
                    <w:webHidden/>
                  </w:rPr>
                  <w:fldChar w:fldCharType="begin"/>
                </w:r>
                <w:r w:rsidR="00146DA8">
                  <w:rPr>
                    <w:noProof/>
                    <w:webHidden/>
                  </w:rPr>
                  <w:instrText xml:space="preserve"> PAGEREF _Toc136350147 \h </w:instrText>
                </w:r>
                <w:r w:rsidR="00146DA8">
                  <w:rPr>
                    <w:noProof/>
                    <w:webHidden/>
                  </w:rPr>
                </w:r>
                <w:r w:rsidR="00146DA8">
                  <w:rPr>
                    <w:noProof/>
                    <w:webHidden/>
                  </w:rPr>
                  <w:fldChar w:fldCharType="separate"/>
                </w:r>
                <w:r w:rsidR="00146DA8">
                  <w:rPr>
                    <w:noProof/>
                    <w:webHidden/>
                  </w:rPr>
                  <w:t>4</w:t>
                </w:r>
                <w:r w:rsidR="00146DA8">
                  <w:rPr>
                    <w:noProof/>
                    <w:webHidden/>
                  </w:rPr>
                  <w:fldChar w:fldCharType="end"/>
                </w:r>
              </w:hyperlink>
            </w:p>
            <w:p w14:paraId="2E775B9C" w14:textId="087D7C37"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48" w:history="1">
                <w:r w:rsidR="00146DA8" w:rsidRPr="009C125E">
                  <w:rPr>
                    <w:rStyle w:val="Hyperlink"/>
                    <w:noProof/>
                  </w:rPr>
                  <w:t>2.2.</w:t>
                </w:r>
                <w:r w:rsidR="00146DA8">
                  <w:rPr>
                    <w:rFonts w:eastAsiaTheme="minorEastAsia"/>
                    <w:noProof/>
                    <w:kern w:val="2"/>
                    <w:lang w:eastAsia="en-GB"/>
                    <w14:ligatures w14:val="standardContextual"/>
                  </w:rPr>
                  <w:tab/>
                </w:r>
                <w:r w:rsidR="00146DA8" w:rsidRPr="009C125E">
                  <w:rPr>
                    <w:rStyle w:val="Hyperlink"/>
                    <w:noProof/>
                  </w:rPr>
                  <w:t>Controller</w:t>
                </w:r>
                <w:r w:rsidR="00146DA8">
                  <w:rPr>
                    <w:noProof/>
                    <w:webHidden/>
                  </w:rPr>
                  <w:tab/>
                </w:r>
                <w:r w:rsidR="00146DA8">
                  <w:rPr>
                    <w:noProof/>
                    <w:webHidden/>
                  </w:rPr>
                  <w:fldChar w:fldCharType="begin"/>
                </w:r>
                <w:r w:rsidR="00146DA8">
                  <w:rPr>
                    <w:noProof/>
                    <w:webHidden/>
                  </w:rPr>
                  <w:instrText xml:space="preserve"> PAGEREF _Toc136350148 \h </w:instrText>
                </w:r>
                <w:r w:rsidR="00146DA8">
                  <w:rPr>
                    <w:noProof/>
                    <w:webHidden/>
                  </w:rPr>
                </w:r>
                <w:r w:rsidR="00146DA8">
                  <w:rPr>
                    <w:noProof/>
                    <w:webHidden/>
                  </w:rPr>
                  <w:fldChar w:fldCharType="separate"/>
                </w:r>
                <w:r w:rsidR="00146DA8">
                  <w:rPr>
                    <w:noProof/>
                    <w:webHidden/>
                  </w:rPr>
                  <w:t>5</w:t>
                </w:r>
                <w:r w:rsidR="00146DA8">
                  <w:rPr>
                    <w:noProof/>
                    <w:webHidden/>
                  </w:rPr>
                  <w:fldChar w:fldCharType="end"/>
                </w:r>
              </w:hyperlink>
            </w:p>
            <w:p w14:paraId="34022AF1" w14:textId="10FC54A6"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49" w:history="1">
                <w:r w:rsidR="00146DA8" w:rsidRPr="009C125E">
                  <w:rPr>
                    <w:rStyle w:val="Hyperlink"/>
                    <w:noProof/>
                  </w:rPr>
                  <w:t>2.3.</w:t>
                </w:r>
                <w:r w:rsidR="00146DA8">
                  <w:rPr>
                    <w:rFonts w:eastAsiaTheme="minorEastAsia"/>
                    <w:noProof/>
                    <w:kern w:val="2"/>
                    <w:lang w:eastAsia="en-GB"/>
                    <w14:ligatures w14:val="standardContextual"/>
                  </w:rPr>
                  <w:tab/>
                </w:r>
                <w:r w:rsidR="00146DA8" w:rsidRPr="009C125E">
                  <w:rPr>
                    <w:rStyle w:val="Hyperlink"/>
                    <w:noProof/>
                  </w:rPr>
                  <w:t>Block Diagram</w:t>
                </w:r>
                <w:r w:rsidR="00146DA8">
                  <w:rPr>
                    <w:noProof/>
                    <w:webHidden/>
                  </w:rPr>
                  <w:tab/>
                </w:r>
                <w:r w:rsidR="00146DA8">
                  <w:rPr>
                    <w:noProof/>
                    <w:webHidden/>
                  </w:rPr>
                  <w:fldChar w:fldCharType="begin"/>
                </w:r>
                <w:r w:rsidR="00146DA8">
                  <w:rPr>
                    <w:noProof/>
                    <w:webHidden/>
                  </w:rPr>
                  <w:instrText xml:space="preserve"> PAGEREF _Toc136350149 \h </w:instrText>
                </w:r>
                <w:r w:rsidR="00146DA8">
                  <w:rPr>
                    <w:noProof/>
                    <w:webHidden/>
                  </w:rPr>
                </w:r>
                <w:r w:rsidR="00146DA8">
                  <w:rPr>
                    <w:noProof/>
                    <w:webHidden/>
                  </w:rPr>
                  <w:fldChar w:fldCharType="separate"/>
                </w:r>
                <w:r w:rsidR="00146DA8">
                  <w:rPr>
                    <w:noProof/>
                    <w:webHidden/>
                  </w:rPr>
                  <w:t>6</w:t>
                </w:r>
                <w:r w:rsidR="00146DA8">
                  <w:rPr>
                    <w:noProof/>
                    <w:webHidden/>
                  </w:rPr>
                  <w:fldChar w:fldCharType="end"/>
                </w:r>
              </w:hyperlink>
            </w:p>
            <w:p w14:paraId="52362D07" w14:textId="296A4749"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0" w:history="1">
                <w:r w:rsidR="00146DA8" w:rsidRPr="009C125E">
                  <w:rPr>
                    <w:rStyle w:val="Hyperlink"/>
                    <w:noProof/>
                  </w:rPr>
                  <w:t>2.4.</w:t>
                </w:r>
                <w:r w:rsidR="00146DA8">
                  <w:rPr>
                    <w:rFonts w:eastAsiaTheme="minorEastAsia"/>
                    <w:noProof/>
                    <w:kern w:val="2"/>
                    <w:lang w:eastAsia="en-GB"/>
                    <w14:ligatures w14:val="standardContextual"/>
                  </w:rPr>
                  <w:tab/>
                </w:r>
                <w:r w:rsidR="00146DA8" w:rsidRPr="009C125E">
                  <w:rPr>
                    <w:rStyle w:val="Hyperlink"/>
                    <w:noProof/>
                  </w:rPr>
                  <w:t>Power USB C Power Delivery and Quick Charge Capabilities</w:t>
                </w:r>
                <w:r w:rsidR="00146DA8">
                  <w:rPr>
                    <w:noProof/>
                    <w:webHidden/>
                  </w:rPr>
                  <w:tab/>
                </w:r>
                <w:r w:rsidR="00146DA8">
                  <w:rPr>
                    <w:noProof/>
                    <w:webHidden/>
                  </w:rPr>
                  <w:fldChar w:fldCharType="begin"/>
                </w:r>
                <w:r w:rsidR="00146DA8">
                  <w:rPr>
                    <w:noProof/>
                    <w:webHidden/>
                  </w:rPr>
                  <w:instrText xml:space="preserve"> PAGEREF _Toc136350150 \h </w:instrText>
                </w:r>
                <w:r w:rsidR="00146DA8">
                  <w:rPr>
                    <w:noProof/>
                    <w:webHidden/>
                  </w:rPr>
                </w:r>
                <w:r w:rsidR="00146DA8">
                  <w:rPr>
                    <w:noProof/>
                    <w:webHidden/>
                  </w:rPr>
                  <w:fldChar w:fldCharType="separate"/>
                </w:r>
                <w:r w:rsidR="00146DA8">
                  <w:rPr>
                    <w:noProof/>
                    <w:webHidden/>
                  </w:rPr>
                  <w:t>7</w:t>
                </w:r>
                <w:r w:rsidR="00146DA8">
                  <w:rPr>
                    <w:noProof/>
                    <w:webHidden/>
                  </w:rPr>
                  <w:fldChar w:fldCharType="end"/>
                </w:r>
              </w:hyperlink>
            </w:p>
            <w:p w14:paraId="036A3858" w14:textId="05A7D902"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1" w:history="1">
                <w:r w:rsidR="00146DA8" w:rsidRPr="009C125E">
                  <w:rPr>
                    <w:rStyle w:val="Hyperlink"/>
                    <w:noProof/>
                  </w:rPr>
                  <w:t>2.5.</w:t>
                </w:r>
                <w:r w:rsidR="00146DA8">
                  <w:rPr>
                    <w:rFonts w:eastAsiaTheme="minorEastAsia"/>
                    <w:noProof/>
                    <w:kern w:val="2"/>
                    <w:lang w:eastAsia="en-GB"/>
                    <w14:ligatures w14:val="standardContextual"/>
                  </w:rPr>
                  <w:tab/>
                </w:r>
                <w:r w:rsidR="00146DA8" w:rsidRPr="009C125E">
                  <w:rPr>
                    <w:rStyle w:val="Hyperlink"/>
                    <w:noProof/>
                  </w:rPr>
                  <w:t>Orientation</w:t>
                </w:r>
                <w:r w:rsidR="00146DA8">
                  <w:rPr>
                    <w:noProof/>
                    <w:webHidden/>
                  </w:rPr>
                  <w:tab/>
                </w:r>
                <w:r w:rsidR="00146DA8">
                  <w:rPr>
                    <w:noProof/>
                    <w:webHidden/>
                  </w:rPr>
                  <w:fldChar w:fldCharType="begin"/>
                </w:r>
                <w:r w:rsidR="00146DA8">
                  <w:rPr>
                    <w:noProof/>
                    <w:webHidden/>
                  </w:rPr>
                  <w:instrText xml:space="preserve"> PAGEREF _Toc136350151 \h </w:instrText>
                </w:r>
                <w:r w:rsidR="00146DA8">
                  <w:rPr>
                    <w:noProof/>
                    <w:webHidden/>
                  </w:rPr>
                </w:r>
                <w:r w:rsidR="00146DA8">
                  <w:rPr>
                    <w:noProof/>
                    <w:webHidden/>
                  </w:rPr>
                  <w:fldChar w:fldCharType="separate"/>
                </w:r>
                <w:r w:rsidR="00146DA8">
                  <w:rPr>
                    <w:noProof/>
                    <w:webHidden/>
                  </w:rPr>
                  <w:t>8</w:t>
                </w:r>
                <w:r w:rsidR="00146DA8">
                  <w:rPr>
                    <w:noProof/>
                    <w:webHidden/>
                  </w:rPr>
                  <w:fldChar w:fldCharType="end"/>
                </w:r>
              </w:hyperlink>
            </w:p>
            <w:p w14:paraId="1D00306F" w14:textId="587C3182"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2" w:history="1">
                <w:r w:rsidR="00146DA8" w:rsidRPr="009C125E">
                  <w:rPr>
                    <w:rStyle w:val="Hyperlink"/>
                    <w:noProof/>
                  </w:rPr>
                  <w:t>2.6.</w:t>
                </w:r>
                <w:r w:rsidR="00146DA8">
                  <w:rPr>
                    <w:rFonts w:eastAsiaTheme="minorEastAsia"/>
                    <w:noProof/>
                    <w:kern w:val="2"/>
                    <w:lang w:eastAsia="en-GB"/>
                    <w14:ligatures w14:val="standardContextual"/>
                  </w:rPr>
                  <w:tab/>
                </w:r>
                <w:r w:rsidR="00146DA8" w:rsidRPr="009C125E">
                  <w:rPr>
                    <w:rStyle w:val="Hyperlink"/>
                    <w:noProof/>
                  </w:rPr>
                  <w:t>Communication</w:t>
                </w:r>
                <w:r w:rsidR="00146DA8">
                  <w:rPr>
                    <w:noProof/>
                    <w:webHidden/>
                  </w:rPr>
                  <w:tab/>
                </w:r>
                <w:r w:rsidR="00146DA8">
                  <w:rPr>
                    <w:noProof/>
                    <w:webHidden/>
                  </w:rPr>
                  <w:fldChar w:fldCharType="begin"/>
                </w:r>
                <w:r w:rsidR="00146DA8">
                  <w:rPr>
                    <w:noProof/>
                    <w:webHidden/>
                  </w:rPr>
                  <w:instrText xml:space="preserve"> PAGEREF _Toc136350152 \h </w:instrText>
                </w:r>
                <w:r w:rsidR="00146DA8">
                  <w:rPr>
                    <w:noProof/>
                    <w:webHidden/>
                  </w:rPr>
                </w:r>
                <w:r w:rsidR="00146DA8">
                  <w:rPr>
                    <w:noProof/>
                    <w:webHidden/>
                  </w:rPr>
                  <w:fldChar w:fldCharType="separate"/>
                </w:r>
                <w:r w:rsidR="00146DA8">
                  <w:rPr>
                    <w:noProof/>
                    <w:webHidden/>
                  </w:rPr>
                  <w:t>9</w:t>
                </w:r>
                <w:r w:rsidR="00146DA8">
                  <w:rPr>
                    <w:noProof/>
                    <w:webHidden/>
                  </w:rPr>
                  <w:fldChar w:fldCharType="end"/>
                </w:r>
              </w:hyperlink>
            </w:p>
            <w:p w14:paraId="2B4EC919" w14:textId="51E2923D"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3" w:history="1">
                <w:r w:rsidR="00146DA8" w:rsidRPr="009C125E">
                  <w:rPr>
                    <w:rStyle w:val="Hyperlink"/>
                    <w:noProof/>
                  </w:rPr>
                  <w:t>2.7.</w:t>
                </w:r>
                <w:r w:rsidR="00146DA8">
                  <w:rPr>
                    <w:rFonts w:eastAsiaTheme="minorEastAsia"/>
                    <w:noProof/>
                    <w:kern w:val="2"/>
                    <w:lang w:eastAsia="en-GB"/>
                    <w14:ligatures w14:val="standardContextual"/>
                  </w:rPr>
                  <w:tab/>
                </w:r>
                <w:r w:rsidR="00146DA8" w:rsidRPr="009C125E">
                  <w:rPr>
                    <w:rStyle w:val="Hyperlink"/>
                    <w:noProof/>
                  </w:rPr>
                  <w:t>Characteristics</w:t>
                </w:r>
                <w:r w:rsidR="00146DA8">
                  <w:rPr>
                    <w:noProof/>
                    <w:webHidden/>
                  </w:rPr>
                  <w:tab/>
                </w:r>
                <w:r w:rsidR="00146DA8">
                  <w:rPr>
                    <w:noProof/>
                    <w:webHidden/>
                  </w:rPr>
                  <w:fldChar w:fldCharType="begin"/>
                </w:r>
                <w:r w:rsidR="00146DA8">
                  <w:rPr>
                    <w:noProof/>
                    <w:webHidden/>
                  </w:rPr>
                  <w:instrText xml:space="preserve"> PAGEREF _Toc136350153 \h </w:instrText>
                </w:r>
                <w:r w:rsidR="00146DA8">
                  <w:rPr>
                    <w:noProof/>
                    <w:webHidden/>
                  </w:rPr>
                </w:r>
                <w:r w:rsidR="00146DA8">
                  <w:rPr>
                    <w:noProof/>
                    <w:webHidden/>
                  </w:rPr>
                  <w:fldChar w:fldCharType="separate"/>
                </w:r>
                <w:r w:rsidR="00146DA8">
                  <w:rPr>
                    <w:noProof/>
                    <w:webHidden/>
                  </w:rPr>
                  <w:t>10</w:t>
                </w:r>
                <w:r w:rsidR="00146DA8">
                  <w:rPr>
                    <w:noProof/>
                    <w:webHidden/>
                  </w:rPr>
                  <w:fldChar w:fldCharType="end"/>
                </w:r>
              </w:hyperlink>
            </w:p>
            <w:p w14:paraId="08859575" w14:textId="446728D5"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54" w:history="1">
                <w:r w:rsidR="00146DA8" w:rsidRPr="009C125E">
                  <w:rPr>
                    <w:rStyle w:val="Hyperlink"/>
                    <w:noProof/>
                  </w:rPr>
                  <w:t>2.7.1.</w:t>
                </w:r>
                <w:r w:rsidR="00146DA8">
                  <w:rPr>
                    <w:rFonts w:eastAsiaTheme="minorEastAsia"/>
                    <w:noProof/>
                    <w:kern w:val="2"/>
                    <w:lang w:eastAsia="en-GB"/>
                    <w14:ligatures w14:val="standardContextual"/>
                  </w:rPr>
                  <w:tab/>
                </w:r>
                <w:r w:rsidR="00146DA8" w:rsidRPr="009C125E">
                  <w:rPr>
                    <w:rStyle w:val="Hyperlink"/>
                    <w:noProof/>
                  </w:rPr>
                  <w:t>Power Characteristics</w:t>
                </w:r>
                <w:r w:rsidR="00146DA8">
                  <w:rPr>
                    <w:noProof/>
                    <w:webHidden/>
                  </w:rPr>
                  <w:tab/>
                </w:r>
                <w:r w:rsidR="00146DA8">
                  <w:rPr>
                    <w:noProof/>
                    <w:webHidden/>
                  </w:rPr>
                  <w:fldChar w:fldCharType="begin"/>
                </w:r>
                <w:r w:rsidR="00146DA8">
                  <w:rPr>
                    <w:noProof/>
                    <w:webHidden/>
                  </w:rPr>
                  <w:instrText xml:space="preserve"> PAGEREF _Toc136350154 \h </w:instrText>
                </w:r>
                <w:r w:rsidR="00146DA8">
                  <w:rPr>
                    <w:noProof/>
                    <w:webHidden/>
                  </w:rPr>
                </w:r>
                <w:r w:rsidR="00146DA8">
                  <w:rPr>
                    <w:noProof/>
                    <w:webHidden/>
                  </w:rPr>
                  <w:fldChar w:fldCharType="separate"/>
                </w:r>
                <w:r w:rsidR="00146DA8">
                  <w:rPr>
                    <w:noProof/>
                    <w:webHidden/>
                  </w:rPr>
                  <w:t>10</w:t>
                </w:r>
                <w:r w:rsidR="00146DA8">
                  <w:rPr>
                    <w:noProof/>
                    <w:webHidden/>
                  </w:rPr>
                  <w:fldChar w:fldCharType="end"/>
                </w:r>
              </w:hyperlink>
            </w:p>
            <w:p w14:paraId="07C36706" w14:textId="2674C384"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55" w:history="1">
                <w:r w:rsidR="00146DA8" w:rsidRPr="009C125E">
                  <w:rPr>
                    <w:rStyle w:val="Hyperlink"/>
                    <w:noProof/>
                  </w:rPr>
                  <w:t>2.7.2.</w:t>
                </w:r>
                <w:r w:rsidR="00146DA8">
                  <w:rPr>
                    <w:rFonts w:eastAsiaTheme="minorEastAsia"/>
                    <w:noProof/>
                    <w:kern w:val="2"/>
                    <w:lang w:eastAsia="en-GB"/>
                    <w14:ligatures w14:val="standardContextual"/>
                  </w:rPr>
                  <w:tab/>
                </w:r>
                <w:r w:rsidR="00146DA8" w:rsidRPr="009C125E">
                  <w:rPr>
                    <w:rStyle w:val="Hyperlink"/>
                    <w:noProof/>
                  </w:rPr>
                  <w:t>Communication Characteristics</w:t>
                </w:r>
                <w:r w:rsidR="00146DA8">
                  <w:rPr>
                    <w:noProof/>
                    <w:webHidden/>
                  </w:rPr>
                  <w:tab/>
                </w:r>
                <w:r w:rsidR="00146DA8">
                  <w:rPr>
                    <w:noProof/>
                    <w:webHidden/>
                  </w:rPr>
                  <w:fldChar w:fldCharType="begin"/>
                </w:r>
                <w:r w:rsidR="00146DA8">
                  <w:rPr>
                    <w:noProof/>
                    <w:webHidden/>
                  </w:rPr>
                  <w:instrText xml:space="preserve"> PAGEREF _Toc136350155 \h </w:instrText>
                </w:r>
                <w:r w:rsidR="00146DA8">
                  <w:rPr>
                    <w:noProof/>
                    <w:webHidden/>
                  </w:rPr>
                </w:r>
                <w:r w:rsidR="00146DA8">
                  <w:rPr>
                    <w:noProof/>
                    <w:webHidden/>
                  </w:rPr>
                  <w:fldChar w:fldCharType="separate"/>
                </w:r>
                <w:r w:rsidR="00146DA8">
                  <w:rPr>
                    <w:noProof/>
                    <w:webHidden/>
                  </w:rPr>
                  <w:t>10</w:t>
                </w:r>
                <w:r w:rsidR="00146DA8">
                  <w:rPr>
                    <w:noProof/>
                    <w:webHidden/>
                  </w:rPr>
                  <w:fldChar w:fldCharType="end"/>
                </w:r>
              </w:hyperlink>
            </w:p>
            <w:p w14:paraId="6E540986" w14:textId="4A795A91"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6" w:history="1">
                <w:r w:rsidR="00146DA8" w:rsidRPr="009C125E">
                  <w:rPr>
                    <w:rStyle w:val="Hyperlink"/>
                    <w:noProof/>
                  </w:rPr>
                  <w:t>2.8.</w:t>
                </w:r>
                <w:r w:rsidR="00146DA8">
                  <w:rPr>
                    <w:rFonts w:eastAsiaTheme="minorEastAsia"/>
                    <w:noProof/>
                    <w:kern w:val="2"/>
                    <w:lang w:eastAsia="en-GB"/>
                    <w14:ligatures w14:val="standardContextual"/>
                  </w:rPr>
                  <w:tab/>
                </w:r>
                <w:r w:rsidR="00146DA8" w:rsidRPr="009C125E">
                  <w:rPr>
                    <w:rStyle w:val="Hyperlink"/>
                    <w:noProof/>
                  </w:rPr>
                  <w:t>Jumper Configuration</w:t>
                </w:r>
                <w:r w:rsidR="00146DA8">
                  <w:rPr>
                    <w:noProof/>
                    <w:webHidden/>
                  </w:rPr>
                  <w:tab/>
                </w:r>
                <w:r w:rsidR="00146DA8">
                  <w:rPr>
                    <w:noProof/>
                    <w:webHidden/>
                  </w:rPr>
                  <w:fldChar w:fldCharType="begin"/>
                </w:r>
                <w:r w:rsidR="00146DA8">
                  <w:rPr>
                    <w:noProof/>
                    <w:webHidden/>
                  </w:rPr>
                  <w:instrText xml:space="preserve"> PAGEREF _Toc136350156 \h </w:instrText>
                </w:r>
                <w:r w:rsidR="00146DA8">
                  <w:rPr>
                    <w:noProof/>
                    <w:webHidden/>
                  </w:rPr>
                </w:r>
                <w:r w:rsidR="00146DA8">
                  <w:rPr>
                    <w:noProof/>
                    <w:webHidden/>
                  </w:rPr>
                  <w:fldChar w:fldCharType="separate"/>
                </w:r>
                <w:r w:rsidR="00146DA8">
                  <w:rPr>
                    <w:noProof/>
                    <w:webHidden/>
                  </w:rPr>
                  <w:t>11</w:t>
                </w:r>
                <w:r w:rsidR="00146DA8">
                  <w:rPr>
                    <w:noProof/>
                    <w:webHidden/>
                  </w:rPr>
                  <w:fldChar w:fldCharType="end"/>
                </w:r>
              </w:hyperlink>
            </w:p>
            <w:p w14:paraId="28FE4A4C" w14:textId="4B474609"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7" w:history="1">
                <w:r w:rsidR="00146DA8" w:rsidRPr="009C125E">
                  <w:rPr>
                    <w:rStyle w:val="Hyperlink"/>
                    <w:noProof/>
                  </w:rPr>
                  <w:t>2.9.</w:t>
                </w:r>
                <w:r w:rsidR="00146DA8">
                  <w:rPr>
                    <w:rFonts w:eastAsiaTheme="minorEastAsia"/>
                    <w:noProof/>
                    <w:kern w:val="2"/>
                    <w:lang w:eastAsia="en-GB"/>
                    <w14:ligatures w14:val="standardContextual"/>
                  </w:rPr>
                  <w:tab/>
                </w:r>
                <w:r w:rsidR="00146DA8" w:rsidRPr="009C125E">
                  <w:rPr>
                    <w:rStyle w:val="Hyperlink"/>
                    <w:noProof/>
                  </w:rPr>
                  <w:t>SYNC</w:t>
                </w:r>
                <w:r w:rsidR="00146DA8">
                  <w:rPr>
                    <w:noProof/>
                    <w:webHidden/>
                  </w:rPr>
                  <w:tab/>
                </w:r>
                <w:r w:rsidR="00146DA8">
                  <w:rPr>
                    <w:noProof/>
                    <w:webHidden/>
                  </w:rPr>
                  <w:fldChar w:fldCharType="begin"/>
                </w:r>
                <w:r w:rsidR="00146DA8">
                  <w:rPr>
                    <w:noProof/>
                    <w:webHidden/>
                  </w:rPr>
                  <w:instrText xml:space="preserve"> PAGEREF _Toc136350157 \h </w:instrText>
                </w:r>
                <w:r w:rsidR="00146DA8">
                  <w:rPr>
                    <w:noProof/>
                    <w:webHidden/>
                  </w:rPr>
                </w:r>
                <w:r w:rsidR="00146DA8">
                  <w:rPr>
                    <w:noProof/>
                    <w:webHidden/>
                  </w:rPr>
                  <w:fldChar w:fldCharType="separate"/>
                </w:r>
                <w:r w:rsidR="00146DA8">
                  <w:rPr>
                    <w:noProof/>
                    <w:webHidden/>
                  </w:rPr>
                  <w:t>13</w:t>
                </w:r>
                <w:r w:rsidR="00146DA8">
                  <w:rPr>
                    <w:noProof/>
                    <w:webHidden/>
                  </w:rPr>
                  <w:fldChar w:fldCharType="end"/>
                </w:r>
              </w:hyperlink>
            </w:p>
            <w:p w14:paraId="3E751FC0" w14:textId="43A45865"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58" w:history="1">
                <w:r w:rsidR="00146DA8" w:rsidRPr="009C125E">
                  <w:rPr>
                    <w:rStyle w:val="Hyperlink"/>
                    <w:noProof/>
                  </w:rPr>
                  <w:t>2.9.1.</w:t>
                </w:r>
                <w:r w:rsidR="00146DA8">
                  <w:rPr>
                    <w:rFonts w:eastAsiaTheme="minorEastAsia"/>
                    <w:noProof/>
                    <w:kern w:val="2"/>
                    <w:lang w:eastAsia="en-GB"/>
                    <w14:ligatures w14:val="standardContextual"/>
                  </w:rPr>
                  <w:tab/>
                </w:r>
                <w:r w:rsidR="00146DA8" w:rsidRPr="009C125E">
                  <w:rPr>
                    <w:rStyle w:val="Hyperlink"/>
                    <w:noProof/>
                  </w:rPr>
                  <w:t>Two Boards</w:t>
                </w:r>
                <w:r w:rsidR="00146DA8">
                  <w:rPr>
                    <w:noProof/>
                    <w:webHidden/>
                  </w:rPr>
                  <w:tab/>
                </w:r>
                <w:r w:rsidR="00146DA8">
                  <w:rPr>
                    <w:noProof/>
                    <w:webHidden/>
                  </w:rPr>
                  <w:fldChar w:fldCharType="begin"/>
                </w:r>
                <w:r w:rsidR="00146DA8">
                  <w:rPr>
                    <w:noProof/>
                    <w:webHidden/>
                  </w:rPr>
                  <w:instrText xml:space="preserve"> PAGEREF _Toc136350158 \h </w:instrText>
                </w:r>
                <w:r w:rsidR="00146DA8">
                  <w:rPr>
                    <w:noProof/>
                    <w:webHidden/>
                  </w:rPr>
                </w:r>
                <w:r w:rsidR="00146DA8">
                  <w:rPr>
                    <w:noProof/>
                    <w:webHidden/>
                  </w:rPr>
                  <w:fldChar w:fldCharType="separate"/>
                </w:r>
                <w:r w:rsidR="00146DA8">
                  <w:rPr>
                    <w:noProof/>
                    <w:webHidden/>
                  </w:rPr>
                  <w:t>13</w:t>
                </w:r>
                <w:r w:rsidR="00146DA8">
                  <w:rPr>
                    <w:noProof/>
                    <w:webHidden/>
                  </w:rPr>
                  <w:fldChar w:fldCharType="end"/>
                </w:r>
              </w:hyperlink>
            </w:p>
            <w:p w14:paraId="2E4FCFEF" w14:textId="29B9FD7D"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59" w:history="1">
                <w:r w:rsidR="00146DA8" w:rsidRPr="009C125E">
                  <w:rPr>
                    <w:rStyle w:val="Hyperlink"/>
                    <w:noProof/>
                  </w:rPr>
                  <w:t>2.9.2.</w:t>
                </w:r>
                <w:r w:rsidR="00146DA8">
                  <w:rPr>
                    <w:rFonts w:eastAsiaTheme="minorEastAsia"/>
                    <w:noProof/>
                    <w:kern w:val="2"/>
                    <w:lang w:eastAsia="en-GB"/>
                    <w14:ligatures w14:val="standardContextual"/>
                  </w:rPr>
                  <w:tab/>
                </w:r>
                <w:r w:rsidR="00146DA8" w:rsidRPr="009C125E">
                  <w:rPr>
                    <w:rStyle w:val="Hyperlink"/>
                    <w:noProof/>
                  </w:rPr>
                  <w:t>Three Boards</w:t>
                </w:r>
                <w:r w:rsidR="00146DA8">
                  <w:rPr>
                    <w:noProof/>
                    <w:webHidden/>
                  </w:rPr>
                  <w:tab/>
                </w:r>
                <w:r w:rsidR="00146DA8">
                  <w:rPr>
                    <w:noProof/>
                    <w:webHidden/>
                  </w:rPr>
                  <w:fldChar w:fldCharType="begin"/>
                </w:r>
                <w:r w:rsidR="00146DA8">
                  <w:rPr>
                    <w:noProof/>
                    <w:webHidden/>
                  </w:rPr>
                  <w:instrText xml:space="preserve"> PAGEREF _Toc136350159 \h </w:instrText>
                </w:r>
                <w:r w:rsidR="00146DA8">
                  <w:rPr>
                    <w:noProof/>
                    <w:webHidden/>
                  </w:rPr>
                </w:r>
                <w:r w:rsidR="00146DA8">
                  <w:rPr>
                    <w:noProof/>
                    <w:webHidden/>
                  </w:rPr>
                  <w:fldChar w:fldCharType="separate"/>
                </w:r>
                <w:r w:rsidR="00146DA8">
                  <w:rPr>
                    <w:noProof/>
                    <w:webHidden/>
                  </w:rPr>
                  <w:t>13</w:t>
                </w:r>
                <w:r w:rsidR="00146DA8">
                  <w:rPr>
                    <w:noProof/>
                    <w:webHidden/>
                  </w:rPr>
                  <w:fldChar w:fldCharType="end"/>
                </w:r>
              </w:hyperlink>
            </w:p>
            <w:p w14:paraId="46E8CCBB" w14:textId="11EA3682"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60" w:history="1">
                <w:r w:rsidR="00146DA8" w:rsidRPr="009C125E">
                  <w:rPr>
                    <w:rStyle w:val="Hyperlink"/>
                    <w:noProof/>
                  </w:rPr>
                  <w:t>2.9.3.</w:t>
                </w:r>
                <w:r w:rsidR="00146DA8">
                  <w:rPr>
                    <w:rFonts w:eastAsiaTheme="minorEastAsia"/>
                    <w:noProof/>
                    <w:kern w:val="2"/>
                    <w:lang w:eastAsia="en-GB"/>
                    <w14:ligatures w14:val="standardContextual"/>
                  </w:rPr>
                  <w:tab/>
                </w:r>
                <w:r w:rsidR="00146DA8" w:rsidRPr="009C125E">
                  <w:rPr>
                    <w:rStyle w:val="Hyperlink"/>
                    <w:noProof/>
                  </w:rPr>
                  <w:t>Alternative: Three Boards</w:t>
                </w:r>
                <w:r w:rsidR="00146DA8">
                  <w:rPr>
                    <w:noProof/>
                    <w:webHidden/>
                  </w:rPr>
                  <w:tab/>
                </w:r>
                <w:r w:rsidR="00146DA8">
                  <w:rPr>
                    <w:noProof/>
                    <w:webHidden/>
                  </w:rPr>
                  <w:fldChar w:fldCharType="begin"/>
                </w:r>
                <w:r w:rsidR="00146DA8">
                  <w:rPr>
                    <w:noProof/>
                    <w:webHidden/>
                  </w:rPr>
                  <w:instrText xml:space="preserve"> PAGEREF _Toc136350160 \h </w:instrText>
                </w:r>
                <w:r w:rsidR="00146DA8">
                  <w:rPr>
                    <w:noProof/>
                    <w:webHidden/>
                  </w:rPr>
                </w:r>
                <w:r w:rsidR="00146DA8">
                  <w:rPr>
                    <w:noProof/>
                    <w:webHidden/>
                  </w:rPr>
                  <w:fldChar w:fldCharType="separate"/>
                </w:r>
                <w:r w:rsidR="00146DA8">
                  <w:rPr>
                    <w:noProof/>
                    <w:webHidden/>
                  </w:rPr>
                  <w:t>14</w:t>
                </w:r>
                <w:r w:rsidR="00146DA8">
                  <w:rPr>
                    <w:noProof/>
                    <w:webHidden/>
                  </w:rPr>
                  <w:fldChar w:fldCharType="end"/>
                </w:r>
              </w:hyperlink>
            </w:p>
            <w:p w14:paraId="6C02F1A8" w14:textId="3055A7E4"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61" w:history="1">
                <w:r w:rsidR="00146DA8" w:rsidRPr="009C125E">
                  <w:rPr>
                    <w:rStyle w:val="Hyperlink"/>
                    <w:noProof/>
                  </w:rPr>
                  <w:t>2.9.4.</w:t>
                </w:r>
                <w:r w:rsidR="00146DA8">
                  <w:rPr>
                    <w:rFonts w:eastAsiaTheme="minorEastAsia"/>
                    <w:noProof/>
                    <w:kern w:val="2"/>
                    <w:lang w:eastAsia="en-GB"/>
                    <w14:ligatures w14:val="standardContextual"/>
                  </w:rPr>
                  <w:tab/>
                </w:r>
                <w:r w:rsidR="00146DA8" w:rsidRPr="009C125E">
                  <w:rPr>
                    <w:rStyle w:val="Hyperlink"/>
                    <w:noProof/>
                  </w:rPr>
                  <w:t>Daisy Chaining More Boards</w:t>
                </w:r>
                <w:r w:rsidR="00146DA8">
                  <w:rPr>
                    <w:noProof/>
                    <w:webHidden/>
                  </w:rPr>
                  <w:tab/>
                </w:r>
                <w:r w:rsidR="00146DA8">
                  <w:rPr>
                    <w:noProof/>
                    <w:webHidden/>
                  </w:rPr>
                  <w:fldChar w:fldCharType="begin"/>
                </w:r>
                <w:r w:rsidR="00146DA8">
                  <w:rPr>
                    <w:noProof/>
                    <w:webHidden/>
                  </w:rPr>
                  <w:instrText xml:space="preserve"> PAGEREF _Toc136350161 \h </w:instrText>
                </w:r>
                <w:r w:rsidR="00146DA8">
                  <w:rPr>
                    <w:noProof/>
                    <w:webHidden/>
                  </w:rPr>
                </w:r>
                <w:r w:rsidR="00146DA8">
                  <w:rPr>
                    <w:noProof/>
                    <w:webHidden/>
                  </w:rPr>
                  <w:fldChar w:fldCharType="separate"/>
                </w:r>
                <w:r w:rsidR="00146DA8">
                  <w:rPr>
                    <w:noProof/>
                    <w:webHidden/>
                  </w:rPr>
                  <w:t>14</w:t>
                </w:r>
                <w:r w:rsidR="00146DA8">
                  <w:rPr>
                    <w:noProof/>
                    <w:webHidden/>
                  </w:rPr>
                  <w:fldChar w:fldCharType="end"/>
                </w:r>
              </w:hyperlink>
            </w:p>
            <w:p w14:paraId="47FD9E0F" w14:textId="757E4CB1" w:rsidR="00146DA8" w:rsidRDefault="002125C0">
              <w:pPr>
                <w:pStyle w:val="TOC2"/>
                <w:tabs>
                  <w:tab w:val="left" w:pos="1100"/>
                  <w:tab w:val="right" w:leader="dot" w:pos="9016"/>
                </w:tabs>
                <w:rPr>
                  <w:rFonts w:eastAsiaTheme="minorEastAsia"/>
                  <w:noProof/>
                  <w:kern w:val="2"/>
                  <w:lang w:eastAsia="en-GB"/>
                  <w14:ligatures w14:val="standardContextual"/>
                </w:rPr>
              </w:pPr>
              <w:hyperlink w:anchor="_Toc136350162" w:history="1">
                <w:r w:rsidR="00146DA8" w:rsidRPr="009C125E">
                  <w:rPr>
                    <w:rStyle w:val="Hyperlink"/>
                    <w:noProof/>
                  </w:rPr>
                  <w:t>2.10.</w:t>
                </w:r>
                <w:r w:rsidR="00146DA8">
                  <w:rPr>
                    <w:rFonts w:eastAsiaTheme="minorEastAsia"/>
                    <w:noProof/>
                    <w:kern w:val="2"/>
                    <w:lang w:eastAsia="en-GB"/>
                    <w14:ligatures w14:val="standardContextual"/>
                  </w:rPr>
                  <w:tab/>
                </w:r>
                <w:r w:rsidR="00146DA8" w:rsidRPr="009C125E">
                  <w:rPr>
                    <w:rStyle w:val="Hyperlink"/>
                    <w:noProof/>
                  </w:rPr>
                  <w:t>Firmware</w:t>
                </w:r>
                <w:r w:rsidR="00146DA8">
                  <w:rPr>
                    <w:noProof/>
                    <w:webHidden/>
                  </w:rPr>
                  <w:tab/>
                </w:r>
                <w:r w:rsidR="00146DA8">
                  <w:rPr>
                    <w:noProof/>
                    <w:webHidden/>
                  </w:rPr>
                  <w:fldChar w:fldCharType="begin"/>
                </w:r>
                <w:r w:rsidR="00146DA8">
                  <w:rPr>
                    <w:noProof/>
                    <w:webHidden/>
                  </w:rPr>
                  <w:instrText xml:space="preserve"> PAGEREF _Toc136350162 \h </w:instrText>
                </w:r>
                <w:r w:rsidR="00146DA8">
                  <w:rPr>
                    <w:noProof/>
                    <w:webHidden/>
                  </w:rPr>
                </w:r>
                <w:r w:rsidR="00146DA8">
                  <w:rPr>
                    <w:noProof/>
                    <w:webHidden/>
                  </w:rPr>
                  <w:fldChar w:fldCharType="separate"/>
                </w:r>
                <w:r w:rsidR="00146DA8">
                  <w:rPr>
                    <w:noProof/>
                    <w:webHidden/>
                  </w:rPr>
                  <w:t>15</w:t>
                </w:r>
                <w:r w:rsidR="00146DA8">
                  <w:rPr>
                    <w:noProof/>
                    <w:webHidden/>
                  </w:rPr>
                  <w:fldChar w:fldCharType="end"/>
                </w:r>
              </w:hyperlink>
            </w:p>
            <w:p w14:paraId="67A5922B" w14:textId="16EBDF42"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63" w:history="1">
                <w:r w:rsidR="00146DA8" w:rsidRPr="009C125E">
                  <w:rPr>
                    <w:rStyle w:val="Hyperlink"/>
                    <w:noProof/>
                  </w:rPr>
                  <w:t>2.10.1.</w:t>
                </w:r>
                <w:r w:rsidR="00146DA8">
                  <w:rPr>
                    <w:rFonts w:eastAsiaTheme="minorEastAsia"/>
                    <w:noProof/>
                    <w:kern w:val="2"/>
                    <w:lang w:eastAsia="en-GB"/>
                    <w14:ligatures w14:val="standardContextual"/>
                  </w:rPr>
                  <w:tab/>
                </w:r>
                <w:r w:rsidR="00146DA8" w:rsidRPr="009C125E">
                  <w:rPr>
                    <w:rStyle w:val="Hyperlink"/>
                    <w:noProof/>
                  </w:rPr>
                  <w:t>Installing the Adafruit BSP</w:t>
                </w:r>
                <w:r w:rsidR="00146DA8">
                  <w:rPr>
                    <w:noProof/>
                    <w:webHidden/>
                  </w:rPr>
                  <w:tab/>
                </w:r>
                <w:r w:rsidR="00146DA8">
                  <w:rPr>
                    <w:noProof/>
                    <w:webHidden/>
                  </w:rPr>
                  <w:fldChar w:fldCharType="begin"/>
                </w:r>
                <w:r w:rsidR="00146DA8">
                  <w:rPr>
                    <w:noProof/>
                    <w:webHidden/>
                  </w:rPr>
                  <w:instrText xml:space="preserve"> PAGEREF _Toc136350163 \h </w:instrText>
                </w:r>
                <w:r w:rsidR="00146DA8">
                  <w:rPr>
                    <w:noProof/>
                    <w:webHidden/>
                  </w:rPr>
                </w:r>
                <w:r w:rsidR="00146DA8">
                  <w:rPr>
                    <w:noProof/>
                    <w:webHidden/>
                  </w:rPr>
                  <w:fldChar w:fldCharType="separate"/>
                </w:r>
                <w:r w:rsidR="00146DA8">
                  <w:rPr>
                    <w:noProof/>
                    <w:webHidden/>
                  </w:rPr>
                  <w:t>15</w:t>
                </w:r>
                <w:r w:rsidR="00146DA8">
                  <w:rPr>
                    <w:noProof/>
                    <w:webHidden/>
                  </w:rPr>
                  <w:fldChar w:fldCharType="end"/>
                </w:r>
              </w:hyperlink>
            </w:p>
            <w:p w14:paraId="55E56AF7" w14:textId="70736828" w:rsidR="00146DA8" w:rsidRDefault="002125C0">
              <w:pPr>
                <w:pStyle w:val="TOC1"/>
                <w:tabs>
                  <w:tab w:val="left" w:pos="440"/>
                  <w:tab w:val="right" w:leader="dot" w:pos="9016"/>
                </w:tabs>
                <w:rPr>
                  <w:rFonts w:eastAsiaTheme="minorEastAsia"/>
                  <w:noProof/>
                  <w:kern w:val="2"/>
                  <w:lang w:eastAsia="en-GB"/>
                  <w14:ligatures w14:val="standardContextual"/>
                </w:rPr>
              </w:pPr>
              <w:hyperlink w:anchor="_Toc136350164" w:history="1">
                <w:r w:rsidR="00146DA8" w:rsidRPr="009C125E">
                  <w:rPr>
                    <w:rStyle w:val="Hyperlink"/>
                    <w:noProof/>
                  </w:rPr>
                  <w:t>3.</w:t>
                </w:r>
                <w:r w:rsidR="00146DA8">
                  <w:rPr>
                    <w:rFonts w:eastAsiaTheme="minorEastAsia"/>
                    <w:noProof/>
                    <w:kern w:val="2"/>
                    <w:lang w:eastAsia="en-GB"/>
                    <w14:ligatures w14:val="standardContextual"/>
                  </w:rPr>
                  <w:tab/>
                </w:r>
                <w:r w:rsidR="00146DA8" w:rsidRPr="009C125E">
                  <w:rPr>
                    <w:rStyle w:val="Hyperlink"/>
                    <w:noProof/>
                  </w:rPr>
                  <w:t>Jig Holder</w:t>
                </w:r>
                <w:r w:rsidR="00146DA8">
                  <w:rPr>
                    <w:noProof/>
                    <w:webHidden/>
                  </w:rPr>
                  <w:tab/>
                </w:r>
                <w:r w:rsidR="00146DA8">
                  <w:rPr>
                    <w:noProof/>
                    <w:webHidden/>
                  </w:rPr>
                  <w:fldChar w:fldCharType="begin"/>
                </w:r>
                <w:r w:rsidR="00146DA8">
                  <w:rPr>
                    <w:noProof/>
                    <w:webHidden/>
                  </w:rPr>
                  <w:instrText xml:space="preserve"> PAGEREF _Toc136350164 \h </w:instrText>
                </w:r>
                <w:r w:rsidR="00146DA8">
                  <w:rPr>
                    <w:noProof/>
                    <w:webHidden/>
                  </w:rPr>
                </w:r>
                <w:r w:rsidR="00146DA8">
                  <w:rPr>
                    <w:noProof/>
                    <w:webHidden/>
                  </w:rPr>
                  <w:fldChar w:fldCharType="separate"/>
                </w:r>
                <w:r w:rsidR="00146DA8">
                  <w:rPr>
                    <w:noProof/>
                    <w:webHidden/>
                  </w:rPr>
                  <w:t>16</w:t>
                </w:r>
                <w:r w:rsidR="00146DA8">
                  <w:rPr>
                    <w:noProof/>
                    <w:webHidden/>
                  </w:rPr>
                  <w:fldChar w:fldCharType="end"/>
                </w:r>
              </w:hyperlink>
            </w:p>
            <w:p w14:paraId="3148F7C9" w14:textId="5D455C6C" w:rsidR="00A00FCF" w:rsidRDefault="00A00FCF">
              <w:r>
                <w:rPr>
                  <w:b/>
                  <w:bCs/>
                  <w:noProof/>
                </w:rPr>
                <w:fldChar w:fldCharType="end"/>
              </w:r>
            </w:p>
          </w:sdtContent>
        </w:sdt>
        <w:p w14:paraId="11EC858D" w14:textId="3C3CF864" w:rsidR="00ED64FE" w:rsidRDefault="00A00FCF">
          <w:r>
            <w:br w:type="page"/>
          </w:r>
        </w:p>
      </w:sdtContent>
    </w:sdt>
    <w:p w14:paraId="03B38DC8" w14:textId="044A0F9B" w:rsidR="00ED64FE" w:rsidRDefault="00A548B2" w:rsidP="00206189">
      <w:pPr>
        <w:pStyle w:val="Heading1"/>
      </w:pPr>
      <w:bookmarkStart w:id="1" w:name="_Toc136350143"/>
      <w:r>
        <w:lastRenderedPageBreak/>
        <w:t>Specification</w:t>
      </w:r>
      <w:bookmarkEnd w:id="1"/>
    </w:p>
    <w:p w14:paraId="66755F73" w14:textId="467B731E" w:rsidR="00ED64FE" w:rsidRDefault="00ED64FE" w:rsidP="00A16D1E">
      <w:r>
        <w:t>This document acts as a quick start guide for a new</w:t>
      </w:r>
      <w:ins w:id="2" w:author="Hirayama, Ryuji" w:date="2023-06-05T13:02:00Z">
        <w:r w:rsidR="00206189">
          <w:t xml:space="preserve"> wireless 8x8</w:t>
        </w:r>
      </w:ins>
      <w:r>
        <w:t xml:space="preserve"> board from the MSD Group at UCL. </w:t>
      </w:r>
    </w:p>
    <w:p w14:paraId="5534EF02" w14:textId="27B4C12B" w:rsidR="00ED64FE" w:rsidRDefault="00ED64FE" w:rsidP="00ED64FE">
      <w:r>
        <w:t>The board and firmware are designed by Ben Kazemi.</w:t>
      </w:r>
    </w:p>
    <w:p w14:paraId="61FF0326" w14:textId="0DE7AB81" w:rsidR="00ED64FE" w:rsidRDefault="00ED64FE" w:rsidP="00ED64FE">
      <w:r>
        <w:t>All files will be provided in the same repository as this document.</w:t>
      </w:r>
    </w:p>
    <w:p w14:paraId="2ABC25B8" w14:textId="7905654D" w:rsidR="00ED64FE" w:rsidRDefault="00ED64FE" w:rsidP="00497DCE">
      <w:pPr>
        <w:pStyle w:val="Heading2"/>
      </w:pPr>
      <w:bookmarkStart w:id="3" w:name="_Toc136350144"/>
      <w:r w:rsidRPr="00A00FCF">
        <w:t>Overview</w:t>
      </w:r>
      <w:bookmarkEnd w:id="3"/>
    </w:p>
    <w:p w14:paraId="7332DFEC" w14:textId="1C565777" w:rsidR="00ED64FE" w:rsidRDefault="00ED64FE" w:rsidP="00ED64FE">
      <w:r>
        <w:t>The output is very similar to the existing acoustophoretic boards in that instead of a 16x16 array of transducers, this board contains an 8x8 array totalling 64 transducers in a square formation.</w:t>
      </w:r>
    </w:p>
    <w:p w14:paraId="65C4F94B" w14:textId="48634938" w:rsidR="004B707D" w:rsidRDefault="00ED64FE" w:rsidP="00ED64FE">
      <w:r>
        <w:t xml:space="preserve">The difference here is that the controller board that couples to the array board shadows its size, so it is scalable. Furthermore, the board contains an ESP32 which contains Wi-Fi, classic Bluetooth, and BLE wireless communication along with an ARM cortex MCU connected via UART, SPI, and 6 IO pins to an altera Cyclone IV FPGA. The last major difference is that the board is powered through QC3 or PD3 USB C protocols, that means you can get most power banks and wall plugs that connect via USB C to power this board with at a maximum of 20V. </w:t>
      </w:r>
    </w:p>
    <w:p w14:paraId="23FCB2B3" w14:textId="77777777" w:rsidR="004B707D" w:rsidRDefault="004B707D">
      <w:r>
        <w:br w:type="page"/>
      </w:r>
    </w:p>
    <w:p w14:paraId="73554026" w14:textId="2763ECB4" w:rsidR="00ED64FE" w:rsidRDefault="00A548B2" w:rsidP="00497DCE">
      <w:pPr>
        <w:pStyle w:val="Heading2"/>
      </w:pPr>
      <w:bookmarkStart w:id="4" w:name="_Toc136350145"/>
      <w:r>
        <w:lastRenderedPageBreak/>
        <w:t>R</w:t>
      </w:r>
      <w:r w:rsidR="00ED64FE">
        <w:t xml:space="preserve">epository </w:t>
      </w:r>
      <w:r>
        <w:t>Folder</w:t>
      </w:r>
      <w:bookmarkEnd w:id="4"/>
    </w:p>
    <w:p w14:paraId="5C626775" w14:textId="05EB902F" w:rsidR="00ED64FE" w:rsidRDefault="003A43E9" w:rsidP="00ED64FE">
      <w:r>
        <w:t>This document is in the root folder of a repository with all necessary files.</w:t>
      </w:r>
    </w:p>
    <w:p w14:paraId="3DA666B7" w14:textId="0EC1C301" w:rsidR="003A43E9" w:rsidRDefault="003A43E9" w:rsidP="00ED64FE">
      <w:r>
        <w:t>There are 5 folders.</w:t>
      </w:r>
    </w:p>
    <w:p w14:paraId="7AA4F18E" w14:textId="00126C40" w:rsidR="003A43E9" w:rsidRDefault="003A43E9" w:rsidP="00ED64FE">
      <w:r w:rsidRPr="003A43E9">
        <w:rPr>
          <w:noProof/>
        </w:rPr>
        <w:drawing>
          <wp:inline distT="0" distB="0" distL="0" distR="0" wp14:anchorId="5DCF8EBE" wp14:editId="7EA3F167">
            <wp:extent cx="1362265" cy="1400370"/>
            <wp:effectExtent l="0" t="0" r="9525" b="9525"/>
            <wp:docPr id="3458466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46635" name="Picture 1" descr="A screenshot of a computer&#10;&#10;Description automatically generated with medium confidence"/>
                    <pic:cNvPicPr/>
                  </pic:nvPicPr>
                  <pic:blipFill>
                    <a:blip r:embed="rId9"/>
                    <a:stretch>
                      <a:fillRect/>
                    </a:stretch>
                  </pic:blipFill>
                  <pic:spPr>
                    <a:xfrm>
                      <a:off x="0" y="0"/>
                      <a:ext cx="1362265" cy="1400370"/>
                    </a:xfrm>
                    <a:prstGeom prst="rect">
                      <a:avLst/>
                    </a:prstGeom>
                  </pic:spPr>
                </pic:pic>
              </a:graphicData>
            </a:graphic>
          </wp:inline>
        </w:drawing>
      </w:r>
    </w:p>
    <w:p w14:paraId="72BADB8A" w14:textId="4CA39833" w:rsidR="003A43E9" w:rsidRDefault="003A43E9" w:rsidP="00ED64FE">
      <w:r>
        <w:t xml:space="preserve">2D </w:t>
      </w:r>
      <w:del w:id="5" w:author="Hirayama, Ryuji" w:date="2023-06-05T13:05:00Z">
        <w:r w:rsidDel="00206189">
          <w:delText xml:space="preserve">drawings </w:delText>
        </w:r>
      </w:del>
      <w:ins w:id="6" w:author="Hirayama, Ryuji" w:date="2023-06-05T13:05:00Z">
        <w:r w:rsidR="00206189">
          <w:t xml:space="preserve">Drawings </w:t>
        </w:r>
      </w:ins>
      <w:r>
        <w:t>contains the block diagram and dimensions.</w:t>
      </w:r>
    </w:p>
    <w:p w14:paraId="64B3F035" w14:textId="0C699732" w:rsidR="003A43E9" w:rsidRDefault="003A43E9" w:rsidP="00ED64FE">
      <w:r>
        <w:t xml:space="preserve">3D </w:t>
      </w:r>
      <w:del w:id="7" w:author="Hirayama, Ryuji" w:date="2023-06-05T13:05:00Z">
        <w:r w:rsidDel="00206189">
          <w:delText xml:space="preserve">models </w:delText>
        </w:r>
      </w:del>
      <w:ins w:id="8" w:author="Hirayama, Ryuji" w:date="2023-06-05T13:05:00Z">
        <w:r w:rsidR="00206189">
          <w:t xml:space="preserve">Models </w:t>
        </w:r>
      </w:ins>
      <w:r>
        <w:t xml:space="preserve">contains files for the Jig part, step files for both of the boards, and an inventor files for the two parts mated. </w:t>
      </w:r>
    </w:p>
    <w:p w14:paraId="182FF4CC" w14:textId="6B698CD7" w:rsidR="003A43E9" w:rsidRDefault="003A43E9" w:rsidP="00ED64FE">
      <w:r>
        <w:t>Firmware contains the MCU and FPGA firmware.</w:t>
      </w:r>
    </w:p>
    <w:p w14:paraId="640E8F1A" w14:textId="630FF249" w:rsidR="003A43E9" w:rsidRDefault="003A43E9" w:rsidP="00ED64FE">
      <w:r>
        <w:t xml:space="preserve">PCB Files contains the </w:t>
      </w:r>
      <w:r w:rsidR="00E52E2F">
        <w:t xml:space="preserve">Altium files for both boards, </w:t>
      </w:r>
      <w:proofErr w:type="spellStart"/>
      <w:r w:rsidR="00E52E2F">
        <w:t>gerber</w:t>
      </w:r>
      <w:proofErr w:type="spellEnd"/>
      <w:ins w:id="9" w:author="Hirayama, Ryuji" w:date="2023-06-05T13:09:00Z">
        <w:r w:rsidR="00206189">
          <w:t xml:space="preserve"> file</w:t>
        </w:r>
      </w:ins>
      <w:r w:rsidR="00E52E2F">
        <w:t xml:space="preserve">s for the V1 board, and miscellaneous files. </w:t>
      </w:r>
    </w:p>
    <w:p w14:paraId="6F7C177A" w14:textId="0F131BE0" w:rsidR="00ED64FE" w:rsidRDefault="00E52E2F" w:rsidP="00ED64FE">
      <w:r>
        <w:t xml:space="preserve">Software contains a Bluetooth Classic server written in c#, it sends and receives data from this board. </w:t>
      </w:r>
    </w:p>
    <w:p w14:paraId="6DE9B08A" w14:textId="77777777" w:rsidR="00E52E2F" w:rsidRDefault="00E52E2F" w:rsidP="00ED64FE"/>
    <w:p w14:paraId="654163E9" w14:textId="1A122C38" w:rsidR="00BA463E" w:rsidRDefault="00BA463E">
      <w:r>
        <w:br w:type="page"/>
      </w:r>
    </w:p>
    <w:p w14:paraId="35582AE4" w14:textId="3AE754ED" w:rsidR="00ED64FE" w:rsidRDefault="00146DA8" w:rsidP="00206189">
      <w:pPr>
        <w:pStyle w:val="Heading1"/>
      </w:pPr>
      <w:bookmarkStart w:id="10" w:name="_Toc136350146"/>
      <w:r>
        <w:lastRenderedPageBreak/>
        <w:t>E</w:t>
      </w:r>
      <w:r w:rsidR="00BA463E">
        <w:t>lectronics</w:t>
      </w:r>
      <w:bookmarkEnd w:id="10"/>
    </w:p>
    <w:p w14:paraId="4B14898D" w14:textId="467D86D1" w:rsidR="00BA463E" w:rsidRDefault="00BA463E" w:rsidP="00497DCE">
      <w:pPr>
        <w:pStyle w:val="Heading2"/>
      </w:pPr>
      <w:bookmarkStart w:id="11" w:name="_Toc136350147"/>
      <w:r>
        <w:t>Array board</w:t>
      </w:r>
      <w:bookmarkEnd w:id="11"/>
    </w:p>
    <w:p w14:paraId="565DBE68" w14:textId="77777777" w:rsidR="0085167E" w:rsidRDefault="000D29D1" w:rsidP="000D29D1">
      <w:r>
        <w:t>Here is a dimension drawing for the edge and centre mounting holes, and board dimension.</w:t>
      </w:r>
      <w:r w:rsidR="0085167E">
        <w:t xml:space="preserve"> </w:t>
      </w:r>
    </w:p>
    <w:p w14:paraId="555147E9" w14:textId="463ABC7C" w:rsidR="000D29D1" w:rsidRPr="000D29D1" w:rsidRDefault="0085167E" w:rsidP="000D29D1">
      <w:r>
        <w:t>Units: mm.</w:t>
      </w:r>
    </w:p>
    <w:p w14:paraId="02729427" w14:textId="402ABAB5" w:rsidR="00BA463E" w:rsidRDefault="000D29D1" w:rsidP="000D29D1">
      <w:pPr>
        <w:jc w:val="center"/>
      </w:pPr>
      <w:r>
        <w:rPr>
          <w:noProof/>
        </w:rPr>
        <w:drawing>
          <wp:inline distT="0" distB="0" distL="0" distR="0" wp14:anchorId="290ECFAF" wp14:editId="15ACC35C">
            <wp:extent cx="5759450" cy="5509039"/>
            <wp:effectExtent l="0" t="0" r="0" b="0"/>
            <wp:docPr id="207983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2642" t="6160" r="26304" b="3491"/>
                    <a:stretch/>
                  </pic:blipFill>
                  <pic:spPr bwMode="auto">
                    <a:xfrm>
                      <a:off x="0" y="0"/>
                      <a:ext cx="5783282" cy="5531835"/>
                    </a:xfrm>
                    <a:prstGeom prst="rect">
                      <a:avLst/>
                    </a:prstGeom>
                    <a:noFill/>
                    <a:ln>
                      <a:noFill/>
                    </a:ln>
                    <a:extLst>
                      <a:ext uri="{53640926-AAD7-44D8-BBD7-CCE9431645EC}">
                        <a14:shadowObscured xmlns:a14="http://schemas.microsoft.com/office/drawing/2010/main"/>
                      </a:ext>
                    </a:extLst>
                  </pic:spPr>
                </pic:pic>
              </a:graphicData>
            </a:graphic>
          </wp:inline>
        </w:drawing>
      </w:r>
    </w:p>
    <w:p w14:paraId="1B50965B" w14:textId="77777777" w:rsidR="000D29D1" w:rsidRDefault="000D29D1" w:rsidP="000D29D1">
      <w:pPr>
        <w:jc w:val="center"/>
      </w:pPr>
    </w:p>
    <w:p w14:paraId="2FC1F5E1" w14:textId="77777777" w:rsidR="000D29D1" w:rsidRDefault="000D29D1" w:rsidP="00497DCE">
      <w:pPr>
        <w:pStyle w:val="Heading2"/>
        <w:numPr>
          <w:ilvl w:val="0"/>
          <w:numId w:val="0"/>
        </w:numPr>
        <w:ind w:left="432"/>
      </w:pPr>
    </w:p>
    <w:p w14:paraId="5D5150E1" w14:textId="77777777" w:rsidR="000D29D1" w:rsidRDefault="000D29D1">
      <w:pPr>
        <w:rPr>
          <w:rFonts w:asciiTheme="majorHAnsi" w:eastAsiaTheme="majorEastAsia" w:hAnsiTheme="majorHAnsi" w:cstheme="majorBidi"/>
          <w:sz w:val="32"/>
          <w:szCs w:val="26"/>
        </w:rPr>
      </w:pPr>
      <w:r>
        <w:br w:type="page"/>
      </w:r>
    </w:p>
    <w:p w14:paraId="37943C47" w14:textId="3F027BB9" w:rsidR="000D29D1" w:rsidRDefault="000D29D1" w:rsidP="00497DCE">
      <w:pPr>
        <w:pStyle w:val="Heading2"/>
      </w:pPr>
      <w:bookmarkStart w:id="12" w:name="_Toc136350148"/>
      <w:r>
        <w:lastRenderedPageBreak/>
        <w:t>Controller</w:t>
      </w:r>
      <w:bookmarkEnd w:id="12"/>
    </w:p>
    <w:p w14:paraId="75B050F6" w14:textId="77777777" w:rsidR="0085167E" w:rsidRDefault="000D29D1" w:rsidP="000D29D1">
      <w:r>
        <w:t>Here is a dimension drawing for the edge and centre mounting holes, and board dimension.</w:t>
      </w:r>
      <w:r w:rsidR="0085167E">
        <w:t xml:space="preserve"> </w:t>
      </w:r>
    </w:p>
    <w:p w14:paraId="65CE2AA5" w14:textId="655E820E" w:rsidR="000D29D1" w:rsidRPr="000D29D1" w:rsidRDefault="0085167E" w:rsidP="000D29D1">
      <w:r>
        <w:t>Units: mm.</w:t>
      </w:r>
    </w:p>
    <w:p w14:paraId="4E1A24A1" w14:textId="56C23FE4" w:rsidR="000D29D1" w:rsidRPr="000D29D1" w:rsidRDefault="000D29D1" w:rsidP="000D29D1">
      <w:pPr>
        <w:jc w:val="center"/>
      </w:pPr>
      <w:r>
        <w:rPr>
          <w:noProof/>
        </w:rPr>
        <w:drawing>
          <wp:inline distT="0" distB="0" distL="0" distR="0" wp14:anchorId="598D2B76" wp14:editId="20FE000C">
            <wp:extent cx="6033337" cy="5118100"/>
            <wp:effectExtent l="0" t="0" r="5715" b="6350"/>
            <wp:docPr id="139419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655" r="33741" b="12731"/>
                    <a:stretch/>
                  </pic:blipFill>
                  <pic:spPr bwMode="auto">
                    <a:xfrm>
                      <a:off x="0" y="0"/>
                      <a:ext cx="6046391" cy="5129174"/>
                    </a:xfrm>
                    <a:prstGeom prst="rect">
                      <a:avLst/>
                    </a:prstGeom>
                    <a:noFill/>
                    <a:ln>
                      <a:noFill/>
                    </a:ln>
                    <a:extLst>
                      <a:ext uri="{53640926-AAD7-44D8-BBD7-CCE9431645EC}">
                        <a14:shadowObscured xmlns:a14="http://schemas.microsoft.com/office/drawing/2010/main"/>
                      </a:ext>
                    </a:extLst>
                  </pic:spPr>
                </pic:pic>
              </a:graphicData>
            </a:graphic>
          </wp:inline>
        </w:drawing>
      </w:r>
    </w:p>
    <w:p w14:paraId="2E0F7756" w14:textId="6D18EB28" w:rsidR="00B11E42" w:rsidRDefault="00B11E42" w:rsidP="000D29D1"/>
    <w:p w14:paraId="7002587C" w14:textId="77777777" w:rsidR="00B11E42" w:rsidRDefault="00B11E42">
      <w:r>
        <w:br w:type="page"/>
      </w:r>
    </w:p>
    <w:p w14:paraId="72199E33" w14:textId="77777777" w:rsidR="00F66C97" w:rsidRDefault="00F66C97" w:rsidP="00F66C97">
      <w:pPr>
        <w:pStyle w:val="Heading2"/>
      </w:pPr>
      <w:bookmarkStart w:id="13" w:name="_Toc136350149"/>
      <w:r>
        <w:lastRenderedPageBreak/>
        <w:t>Block Diagram</w:t>
      </w:r>
      <w:bookmarkEnd w:id="13"/>
    </w:p>
    <w:p w14:paraId="5BD70A94" w14:textId="77777777" w:rsidR="00F66C97" w:rsidRDefault="00F66C97" w:rsidP="00F66C97">
      <w:pPr>
        <w:rPr>
          <w:b/>
          <w:bCs/>
        </w:rPr>
      </w:pPr>
      <w:r>
        <w:rPr>
          <w:b/>
          <w:bCs/>
          <w:noProof/>
        </w:rPr>
        <w:drawing>
          <wp:inline distT="0" distB="0" distL="0" distR="0" wp14:anchorId="531FEFD5" wp14:editId="0B409530">
            <wp:extent cx="5727700" cy="2967355"/>
            <wp:effectExtent l="0" t="0" r="6350" b="4445"/>
            <wp:docPr id="2437921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2144" name="Picture 1"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967355"/>
                    </a:xfrm>
                    <a:prstGeom prst="rect">
                      <a:avLst/>
                    </a:prstGeom>
                    <a:noFill/>
                    <a:ln>
                      <a:noFill/>
                    </a:ln>
                  </pic:spPr>
                </pic:pic>
              </a:graphicData>
            </a:graphic>
          </wp:inline>
        </w:drawing>
      </w:r>
    </w:p>
    <w:p w14:paraId="63BDB9F0" w14:textId="77777777" w:rsidR="00F66C97" w:rsidRDefault="00F66C97" w:rsidP="00F66C97">
      <w:r>
        <w:t xml:space="preserve">We Utilise an EP4CE6 Altera Cyclone IV FPGA for parallel control of the transducer array, and a ESP32 to receive and parse wireless data, forwarding a </w:t>
      </w:r>
      <w:proofErr w:type="spellStart"/>
      <w:r>
        <w:t>datastream</w:t>
      </w:r>
      <w:proofErr w:type="spellEnd"/>
      <w:r>
        <w:t xml:space="preserve"> to the FGPA. The latter brings a relaxed development environment and the two are connected over 6 IO pins, along with SPI and UART. </w:t>
      </w:r>
    </w:p>
    <w:p w14:paraId="009314CB" w14:textId="77777777" w:rsidR="00F66C97" w:rsidRDefault="00F66C97" w:rsidP="00F66C97">
      <w:r>
        <w:t>Originally, the newer Nordic nRF52480 was chosen as it utilises the newer Bluetooth Low Energy BLE, however a move was made to the ESP32 due to its Bluetooth Classic capability, giving a much easier Bluetooth Serial Port protocol to interface with. Furthermore, after careful consideration, BLE serial transmit packets are roughly 112 Bytes maximum without further low level development and investigation, whereas Bluetooth Classic provides roughly 320 Byte packet sizes. This is important since the packet size we use is 128 bytes. This will be discussed further in the characterisation chapter.</w:t>
      </w:r>
    </w:p>
    <w:p w14:paraId="259152BD" w14:textId="77777777" w:rsidR="00F66C97" w:rsidRDefault="00F66C97" w:rsidP="00F66C97">
      <w:r>
        <w:br w:type="page"/>
      </w:r>
    </w:p>
    <w:p w14:paraId="7192DFF2" w14:textId="77777777" w:rsidR="00F66C97" w:rsidRDefault="00F66C97"/>
    <w:p w14:paraId="4BC9178A" w14:textId="7A44AFD8" w:rsidR="002F7F83" w:rsidRPr="00F75CAF" w:rsidRDefault="00FB5E0E" w:rsidP="004B707D">
      <w:pPr>
        <w:pStyle w:val="Heading2"/>
      </w:pPr>
      <w:bookmarkStart w:id="14" w:name="_Toc136350150"/>
      <w:r w:rsidRPr="00261498">
        <w:t>Power</w:t>
      </w:r>
      <w:r>
        <w:t xml:space="preserve"> </w:t>
      </w:r>
      <w:r w:rsidR="002F7F83" w:rsidRPr="00F75CAF">
        <w:t>USB C Power Delivery and Quick Charge Capabilities</w:t>
      </w:r>
      <w:bookmarkEnd w:id="14"/>
      <w:r w:rsidR="002F7F83" w:rsidRPr="00F75CAF">
        <w:t xml:space="preserve">  </w:t>
      </w:r>
    </w:p>
    <w:p w14:paraId="6CB919BB" w14:textId="21FACBCC" w:rsidR="00CC6E71" w:rsidRDefault="009D5A3C" w:rsidP="000D29D1">
      <w:r>
        <w:t xml:space="preserve">This board can be powered from any low noise DC power </w:t>
      </w:r>
      <w:r w:rsidR="00F54AEE">
        <w:t>source through the Power Monitor port</w:t>
      </w:r>
      <w:r w:rsidR="00500120">
        <w:t>, this may be desirable for debugging or characterisation</w:t>
      </w:r>
      <w:r w:rsidR="00F54AEE">
        <w:t>, however</w:t>
      </w:r>
      <w:r w:rsidR="00D41EDA">
        <w:t xml:space="preserve"> the board is designed</w:t>
      </w:r>
      <w:r w:rsidR="005A5D9E">
        <w:t xml:space="preserve"> to</w:t>
      </w:r>
      <w:r w:rsidR="00D41EDA">
        <w:t xml:space="preserve"> source power through the USB C port</w:t>
      </w:r>
      <w:r w:rsidR="005A5D9E">
        <w:t xml:space="preserve">. The USB C port can be utilise either the power delivery PD3 protocol or the Quick Charge QC3 protocol. </w:t>
      </w:r>
      <w:r w:rsidR="00A3205F">
        <w:t xml:space="preserve">It is important that when selecting a power bank or power plug, that the rating is at least the desirable voltage: 12 V to 20 V, and at least </w:t>
      </w:r>
      <w:r w:rsidR="00EA2CEB">
        <w:t xml:space="preserve">1 Amp. </w:t>
      </w:r>
    </w:p>
    <w:p w14:paraId="35C9E7A6" w14:textId="442AA7A6" w:rsidR="00CC6E71" w:rsidRDefault="004722E5" w:rsidP="000D29D1">
      <w:r>
        <w:t>Current</w:t>
      </w:r>
      <w:r w:rsidR="00CC6E71">
        <w:t xml:space="preserve"> draw at 12 V is measured at </w:t>
      </w:r>
      <w:r w:rsidR="00D2340E">
        <w:t xml:space="preserve">360 mA, and 20 V at </w:t>
      </w:r>
      <w:r w:rsidR="005F4D4B">
        <w:t xml:space="preserve">460 mA. </w:t>
      </w:r>
      <w:r w:rsidR="00A06862">
        <w:t xml:space="preserve">This is when </w:t>
      </w:r>
      <w:r w:rsidR="00156780">
        <w:t>each transducer is outputting a 40 KHz sine wave in unison.</w:t>
      </w:r>
    </w:p>
    <w:p w14:paraId="02ACA622" w14:textId="205705CF" w:rsidR="00156780" w:rsidRDefault="009A7B49" w:rsidP="000D29D1">
      <w:r>
        <w:t>If you intend to run this off a power bank and wish to know a rough life time, then divid</w:t>
      </w:r>
      <w:r w:rsidR="004722E5">
        <w:t>e</w:t>
      </w:r>
      <w:r>
        <w:t xml:space="preserve"> the battery capacity by the above </w:t>
      </w:r>
      <w:r w:rsidR="004722E5">
        <w:t xml:space="preserve">current draw. </w:t>
      </w:r>
    </w:p>
    <w:p w14:paraId="2DD04F92" w14:textId="4D7627C0" w:rsidR="00495D56" w:rsidRDefault="004C10FF" w:rsidP="000D29D1">
      <w:r>
        <w:t xml:space="preserve">A purple modular board is used for power sources that utilise </w:t>
      </w:r>
      <w:r w:rsidR="00497DF0">
        <w:t xml:space="preserve">QC 3 or PD 3. You must select the desired </w:t>
      </w:r>
      <w:r w:rsidR="004D6CD7">
        <w:t xml:space="preserve">voltage with the DIP switches, </w:t>
      </w:r>
      <w:r w:rsidR="002A2556">
        <w:t xml:space="preserve">the chart is given below. </w:t>
      </w:r>
      <w:r w:rsidR="00B021BE">
        <w:t xml:space="preserve">Make sure the voltage you select is deliverable by your power source, it is always wise to check your voltage with a </w:t>
      </w:r>
      <w:r w:rsidR="00495D56">
        <w:t>multi</w:t>
      </w:r>
      <w:r w:rsidR="002E164D">
        <w:t>-</w:t>
      </w:r>
      <w:r w:rsidR="00495D56">
        <w:t>meter the first few times you set up a configuration to make sure the power levels are what you’d expect.</w:t>
      </w:r>
    </w:p>
    <w:tbl>
      <w:tblPr>
        <w:tblStyle w:val="TableGrid"/>
        <w:tblW w:w="4000" w:type="pct"/>
        <w:tblLook w:val="04A0" w:firstRow="1" w:lastRow="0" w:firstColumn="1" w:lastColumn="0" w:noHBand="0" w:noVBand="1"/>
      </w:tblPr>
      <w:tblGrid>
        <w:gridCol w:w="1805"/>
        <w:gridCol w:w="1803"/>
        <w:gridCol w:w="1803"/>
        <w:gridCol w:w="1802"/>
      </w:tblGrid>
      <w:tr w:rsidR="00597812" w14:paraId="6D25248F" w14:textId="77777777" w:rsidTr="00597812">
        <w:tc>
          <w:tcPr>
            <w:tcW w:w="1251" w:type="pct"/>
          </w:tcPr>
          <w:p w14:paraId="3CCD9563" w14:textId="77777777" w:rsidR="00597812" w:rsidRDefault="00597812" w:rsidP="000D29D1"/>
        </w:tc>
        <w:tc>
          <w:tcPr>
            <w:tcW w:w="1250" w:type="pct"/>
          </w:tcPr>
          <w:p w14:paraId="35E8D201" w14:textId="0383B9DB" w:rsidR="00597812" w:rsidRDefault="00597812" w:rsidP="000D29D1">
            <w:r>
              <w:t>S1</w:t>
            </w:r>
          </w:p>
        </w:tc>
        <w:tc>
          <w:tcPr>
            <w:tcW w:w="1250" w:type="pct"/>
          </w:tcPr>
          <w:p w14:paraId="3FCD3E70" w14:textId="47A4026E" w:rsidR="00597812" w:rsidRDefault="00597812" w:rsidP="000D29D1">
            <w:r>
              <w:t>S2</w:t>
            </w:r>
          </w:p>
        </w:tc>
        <w:tc>
          <w:tcPr>
            <w:tcW w:w="1250" w:type="pct"/>
          </w:tcPr>
          <w:p w14:paraId="3C726C52" w14:textId="2282FF37" w:rsidR="00597812" w:rsidRDefault="00597812" w:rsidP="000D29D1">
            <w:r>
              <w:t>S3</w:t>
            </w:r>
          </w:p>
        </w:tc>
      </w:tr>
      <w:tr w:rsidR="00597812" w14:paraId="53D5E095" w14:textId="77777777" w:rsidTr="00597812">
        <w:trPr>
          <w:trHeight w:val="266"/>
        </w:trPr>
        <w:tc>
          <w:tcPr>
            <w:tcW w:w="1251" w:type="pct"/>
          </w:tcPr>
          <w:p w14:paraId="3D6942DE" w14:textId="30BDD253" w:rsidR="00474EA9" w:rsidRDefault="00474EA9" w:rsidP="000D29D1">
            <w:r>
              <w:t>5V</w:t>
            </w:r>
          </w:p>
        </w:tc>
        <w:tc>
          <w:tcPr>
            <w:tcW w:w="1250" w:type="pct"/>
          </w:tcPr>
          <w:p w14:paraId="0A371EC9" w14:textId="5F032763" w:rsidR="00597812" w:rsidRDefault="00617572" w:rsidP="000D29D1">
            <w:r>
              <w:t>1</w:t>
            </w:r>
          </w:p>
        </w:tc>
        <w:tc>
          <w:tcPr>
            <w:tcW w:w="1250" w:type="pct"/>
          </w:tcPr>
          <w:p w14:paraId="7FA4BA37" w14:textId="170ADDF4" w:rsidR="00597812" w:rsidRDefault="00617572" w:rsidP="000D29D1">
            <w:r>
              <w:t>1</w:t>
            </w:r>
          </w:p>
        </w:tc>
        <w:tc>
          <w:tcPr>
            <w:tcW w:w="1250" w:type="pct"/>
          </w:tcPr>
          <w:p w14:paraId="57D51EF1" w14:textId="4EA39A24" w:rsidR="00597812" w:rsidRDefault="00617572" w:rsidP="000D29D1">
            <w:r>
              <w:t>0</w:t>
            </w:r>
          </w:p>
        </w:tc>
      </w:tr>
      <w:tr w:rsidR="00597812" w14:paraId="3F59DFD4" w14:textId="77777777" w:rsidTr="00597812">
        <w:trPr>
          <w:trHeight w:val="266"/>
        </w:trPr>
        <w:tc>
          <w:tcPr>
            <w:tcW w:w="1251" w:type="pct"/>
          </w:tcPr>
          <w:p w14:paraId="3473AF26" w14:textId="6DDD31A0" w:rsidR="00474EA9" w:rsidRDefault="00474EA9" w:rsidP="000D29D1">
            <w:r>
              <w:t>9V</w:t>
            </w:r>
          </w:p>
        </w:tc>
        <w:tc>
          <w:tcPr>
            <w:tcW w:w="1250" w:type="pct"/>
          </w:tcPr>
          <w:p w14:paraId="551322B0" w14:textId="08F5C987" w:rsidR="00597812" w:rsidRDefault="00407721" w:rsidP="000D29D1">
            <w:r>
              <w:t>1</w:t>
            </w:r>
          </w:p>
        </w:tc>
        <w:tc>
          <w:tcPr>
            <w:tcW w:w="1250" w:type="pct"/>
          </w:tcPr>
          <w:p w14:paraId="5A26AAA1" w14:textId="5840F039" w:rsidR="00597812" w:rsidRDefault="00407721" w:rsidP="000D29D1">
            <w:r>
              <w:t>1</w:t>
            </w:r>
          </w:p>
        </w:tc>
        <w:tc>
          <w:tcPr>
            <w:tcW w:w="1250" w:type="pct"/>
          </w:tcPr>
          <w:p w14:paraId="105BA549" w14:textId="4E4C8CAE" w:rsidR="00597812" w:rsidRDefault="00407721" w:rsidP="000D29D1">
            <w:r>
              <w:t>1</w:t>
            </w:r>
          </w:p>
        </w:tc>
      </w:tr>
      <w:tr w:rsidR="00597812" w14:paraId="0D3DFF57" w14:textId="77777777" w:rsidTr="00597812">
        <w:trPr>
          <w:trHeight w:val="266"/>
        </w:trPr>
        <w:tc>
          <w:tcPr>
            <w:tcW w:w="1251" w:type="pct"/>
          </w:tcPr>
          <w:p w14:paraId="1F95A7C6" w14:textId="7D80FE23" w:rsidR="00597812" w:rsidRDefault="00474EA9" w:rsidP="000D29D1">
            <w:r>
              <w:t>12V</w:t>
            </w:r>
          </w:p>
        </w:tc>
        <w:tc>
          <w:tcPr>
            <w:tcW w:w="1250" w:type="pct"/>
          </w:tcPr>
          <w:p w14:paraId="4B522455" w14:textId="569C0361" w:rsidR="00597812" w:rsidRDefault="00925E1C" w:rsidP="000D29D1">
            <w:r>
              <w:t>1</w:t>
            </w:r>
          </w:p>
        </w:tc>
        <w:tc>
          <w:tcPr>
            <w:tcW w:w="1250" w:type="pct"/>
          </w:tcPr>
          <w:p w14:paraId="29489CB5" w14:textId="3A3A8B63" w:rsidR="00597812" w:rsidRDefault="00925E1C" w:rsidP="000D29D1">
            <w:r>
              <w:t>0</w:t>
            </w:r>
          </w:p>
        </w:tc>
        <w:tc>
          <w:tcPr>
            <w:tcW w:w="1250" w:type="pct"/>
          </w:tcPr>
          <w:p w14:paraId="34EE0AB7" w14:textId="7302250F" w:rsidR="00597812" w:rsidRDefault="00925E1C" w:rsidP="000D29D1">
            <w:r>
              <w:t>1</w:t>
            </w:r>
          </w:p>
        </w:tc>
      </w:tr>
      <w:tr w:rsidR="00597812" w14:paraId="5AC79690" w14:textId="77777777" w:rsidTr="00597812">
        <w:trPr>
          <w:trHeight w:val="266"/>
        </w:trPr>
        <w:tc>
          <w:tcPr>
            <w:tcW w:w="1251" w:type="pct"/>
          </w:tcPr>
          <w:p w14:paraId="4FC515CA" w14:textId="684A50E4" w:rsidR="00597812" w:rsidRDefault="00474EA9" w:rsidP="000D29D1">
            <w:r>
              <w:t>15</w:t>
            </w:r>
            <w:r w:rsidR="006D2EC5">
              <w:t>V</w:t>
            </w:r>
          </w:p>
        </w:tc>
        <w:tc>
          <w:tcPr>
            <w:tcW w:w="1250" w:type="pct"/>
          </w:tcPr>
          <w:p w14:paraId="56E1BB47" w14:textId="1C1035E2" w:rsidR="00597812" w:rsidRDefault="00B43F32" w:rsidP="000D29D1">
            <w:r>
              <w:t>0</w:t>
            </w:r>
          </w:p>
        </w:tc>
        <w:tc>
          <w:tcPr>
            <w:tcW w:w="1250" w:type="pct"/>
          </w:tcPr>
          <w:p w14:paraId="2CDA64EA" w14:textId="34EFD5BA" w:rsidR="00597812" w:rsidRDefault="00B43F32" w:rsidP="000D29D1">
            <w:r>
              <w:t>0</w:t>
            </w:r>
          </w:p>
        </w:tc>
        <w:tc>
          <w:tcPr>
            <w:tcW w:w="1250" w:type="pct"/>
          </w:tcPr>
          <w:p w14:paraId="44F861B5" w14:textId="6FE70401" w:rsidR="00597812" w:rsidRDefault="00B43F32" w:rsidP="000D29D1">
            <w:r>
              <w:t>1</w:t>
            </w:r>
          </w:p>
        </w:tc>
      </w:tr>
      <w:tr w:rsidR="00597812" w14:paraId="0F7967E8" w14:textId="77777777" w:rsidTr="00597812">
        <w:tc>
          <w:tcPr>
            <w:tcW w:w="1251" w:type="pct"/>
          </w:tcPr>
          <w:p w14:paraId="2810D755" w14:textId="034E2767" w:rsidR="00597812" w:rsidRDefault="006D2EC5" w:rsidP="000D29D1">
            <w:r>
              <w:t>20V</w:t>
            </w:r>
          </w:p>
        </w:tc>
        <w:tc>
          <w:tcPr>
            <w:tcW w:w="1250" w:type="pct"/>
          </w:tcPr>
          <w:p w14:paraId="2921A5E2" w14:textId="3428386C" w:rsidR="00597812" w:rsidRDefault="00B021BE" w:rsidP="000D29D1">
            <w:r>
              <w:t>0</w:t>
            </w:r>
          </w:p>
        </w:tc>
        <w:tc>
          <w:tcPr>
            <w:tcW w:w="1250" w:type="pct"/>
          </w:tcPr>
          <w:p w14:paraId="0AE585F4" w14:textId="06095191" w:rsidR="00597812" w:rsidRDefault="00B021BE" w:rsidP="000D29D1">
            <w:r>
              <w:t>1</w:t>
            </w:r>
          </w:p>
        </w:tc>
        <w:tc>
          <w:tcPr>
            <w:tcW w:w="1250" w:type="pct"/>
          </w:tcPr>
          <w:p w14:paraId="35E7FAC3" w14:textId="2E8AE259" w:rsidR="00597812" w:rsidRDefault="00B021BE" w:rsidP="000D29D1">
            <w:r>
              <w:t>1</w:t>
            </w:r>
          </w:p>
        </w:tc>
      </w:tr>
    </w:tbl>
    <w:p w14:paraId="6A61D705" w14:textId="071F4E69" w:rsidR="004B707D" w:rsidRDefault="004B707D" w:rsidP="000D29D1"/>
    <w:p w14:paraId="570FC339" w14:textId="77777777" w:rsidR="004B707D" w:rsidRDefault="004B707D">
      <w:r>
        <w:br w:type="page"/>
      </w:r>
    </w:p>
    <w:p w14:paraId="346E067F" w14:textId="02CD1759" w:rsidR="00156780" w:rsidRDefault="00720CB7" w:rsidP="00497DCE">
      <w:pPr>
        <w:pStyle w:val="Heading2"/>
      </w:pPr>
      <w:bookmarkStart w:id="15" w:name="_Toc136350151"/>
      <w:r w:rsidRPr="001850AB">
        <w:lastRenderedPageBreak/>
        <w:t>Orientation</w:t>
      </w:r>
      <w:bookmarkEnd w:id="15"/>
    </w:p>
    <w:p w14:paraId="023E1E23" w14:textId="77777777" w:rsidR="00B663E1" w:rsidRDefault="001850AB" w:rsidP="000D29D1">
      <w:r>
        <w:t>Since there are two coupling boards, orientation is tantamount</w:t>
      </w:r>
      <w:r w:rsidR="00B663E1">
        <w:t xml:space="preserve"> since incorrect orientation will cause electrical damage to one or more of the components. </w:t>
      </w:r>
    </w:p>
    <w:p w14:paraId="121DA8A4" w14:textId="333FA1D4" w:rsidR="00B663E1" w:rsidRDefault="00B663E1" w:rsidP="000D29D1">
      <w:r>
        <w:t xml:space="preserve">There are white semicircle indicators on the edge of both boards, you want both marks on each board to face the same way. Newer revisions also have a large arrow to this indicator. </w:t>
      </w:r>
    </w:p>
    <w:p w14:paraId="17BF81F4" w14:textId="22912143" w:rsidR="008829AC" w:rsidRDefault="00B663E1" w:rsidP="000D29D1">
      <w:r w:rsidRPr="00B663E1">
        <w:rPr>
          <w:noProof/>
        </w:rPr>
        <w:drawing>
          <wp:inline distT="0" distB="0" distL="0" distR="0" wp14:anchorId="671C5639" wp14:editId="1CA08F3B">
            <wp:extent cx="1210674" cy="1133182"/>
            <wp:effectExtent l="0" t="0" r="8890" b="0"/>
            <wp:docPr id="191501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13747" name=""/>
                    <pic:cNvPicPr/>
                  </pic:nvPicPr>
                  <pic:blipFill rotWithShape="1">
                    <a:blip r:embed="rId13"/>
                    <a:srcRect l="17101"/>
                    <a:stretch/>
                  </pic:blipFill>
                  <pic:spPr bwMode="auto">
                    <a:xfrm>
                      <a:off x="0" y="0"/>
                      <a:ext cx="1221842" cy="11436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B663E1">
        <w:rPr>
          <w:noProof/>
        </w:rPr>
        <w:drawing>
          <wp:inline distT="0" distB="0" distL="0" distR="0" wp14:anchorId="6407FD5A" wp14:editId="6705201D">
            <wp:extent cx="1217330" cy="1141614"/>
            <wp:effectExtent l="0" t="0" r="1905" b="1905"/>
            <wp:docPr id="333428751" name="Picture 1" descr="A picture containing screenshot, map, diagram,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8751" name="Picture 1" descr="A picture containing screenshot, map, diagram, circuit&#10;&#10;Description automatically generated"/>
                    <pic:cNvPicPr/>
                  </pic:nvPicPr>
                  <pic:blipFill rotWithShape="1">
                    <a:blip r:embed="rId14"/>
                    <a:srcRect r="17197"/>
                    <a:stretch/>
                  </pic:blipFill>
                  <pic:spPr bwMode="auto">
                    <a:xfrm>
                      <a:off x="0" y="0"/>
                      <a:ext cx="1241092" cy="1163898"/>
                    </a:xfrm>
                    <a:prstGeom prst="rect">
                      <a:avLst/>
                    </a:prstGeom>
                    <a:ln>
                      <a:noFill/>
                    </a:ln>
                    <a:extLst>
                      <a:ext uri="{53640926-AAD7-44D8-BBD7-CCE9431645EC}">
                        <a14:shadowObscured xmlns:a14="http://schemas.microsoft.com/office/drawing/2010/main"/>
                      </a:ext>
                    </a:extLst>
                  </pic:spPr>
                </pic:pic>
              </a:graphicData>
            </a:graphic>
          </wp:inline>
        </w:drawing>
      </w:r>
      <w:r w:rsidRPr="00B663E1">
        <w:rPr>
          <w:noProof/>
        </w:rPr>
        <w:drawing>
          <wp:inline distT="0" distB="0" distL="0" distR="0" wp14:anchorId="0D213250" wp14:editId="72B4F5ED">
            <wp:extent cx="1407863" cy="1150012"/>
            <wp:effectExtent l="0" t="0" r="1905" b="0"/>
            <wp:docPr id="946296788" name="Picture 1" descr="A picture containing screenshot, circuit, electronic engineer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6788" name="Picture 1" descr="A picture containing screenshot, circuit, electronic engineering, electronics&#10;&#10;Description automatically generated"/>
                    <pic:cNvPicPr/>
                  </pic:nvPicPr>
                  <pic:blipFill>
                    <a:blip r:embed="rId15"/>
                    <a:stretch>
                      <a:fillRect/>
                    </a:stretch>
                  </pic:blipFill>
                  <pic:spPr>
                    <a:xfrm>
                      <a:off x="0" y="0"/>
                      <a:ext cx="1434197" cy="1171523"/>
                    </a:xfrm>
                    <a:prstGeom prst="rect">
                      <a:avLst/>
                    </a:prstGeom>
                  </pic:spPr>
                </pic:pic>
              </a:graphicData>
            </a:graphic>
          </wp:inline>
        </w:drawing>
      </w:r>
      <w:r w:rsidRPr="00B663E1">
        <w:rPr>
          <w:noProof/>
        </w:rPr>
        <w:drawing>
          <wp:inline distT="0" distB="0" distL="0" distR="0" wp14:anchorId="1D789794" wp14:editId="26D28B19">
            <wp:extent cx="964888" cy="1147708"/>
            <wp:effectExtent l="0" t="0" r="6985" b="0"/>
            <wp:docPr id="4236490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9035" name="Picture 1" descr="A screenshot of a computer&#10;&#10;Description automatically generated with low confidence"/>
                    <pic:cNvPicPr/>
                  </pic:nvPicPr>
                  <pic:blipFill>
                    <a:blip r:embed="rId16"/>
                    <a:stretch>
                      <a:fillRect/>
                    </a:stretch>
                  </pic:blipFill>
                  <pic:spPr>
                    <a:xfrm>
                      <a:off x="0" y="0"/>
                      <a:ext cx="977427" cy="1162623"/>
                    </a:xfrm>
                    <a:prstGeom prst="rect">
                      <a:avLst/>
                    </a:prstGeom>
                  </pic:spPr>
                </pic:pic>
              </a:graphicData>
            </a:graphic>
          </wp:inline>
        </w:drawing>
      </w:r>
    </w:p>
    <w:p w14:paraId="34B5C48F" w14:textId="77777777" w:rsidR="008829AC" w:rsidRDefault="008829AC">
      <w:r>
        <w:br w:type="page"/>
      </w:r>
    </w:p>
    <w:p w14:paraId="3F23CC55" w14:textId="123E1C4E" w:rsidR="00156780" w:rsidRDefault="004B707D" w:rsidP="004B707D">
      <w:pPr>
        <w:pStyle w:val="Heading2"/>
      </w:pPr>
      <w:bookmarkStart w:id="16" w:name="_Toc136350152"/>
      <w:r>
        <w:lastRenderedPageBreak/>
        <w:t>Communication</w:t>
      </w:r>
      <w:bookmarkEnd w:id="16"/>
      <w:r>
        <w:t xml:space="preserve"> </w:t>
      </w:r>
    </w:p>
    <w:p w14:paraId="66C4087C" w14:textId="397E152E" w:rsidR="00831CFB" w:rsidRDefault="00831CFB" w:rsidP="004B707D">
      <w:pPr>
        <w:rPr>
          <w:ins w:id="17" w:author="Ben Kazemi" w:date="2023-06-08T14:31:00Z"/>
        </w:rPr>
      </w:pPr>
      <w:ins w:id="18" w:author="Ben Kazemi" w:date="2023-06-08T14:31:00Z">
        <w:r>
          <w:t xml:space="preserve">Bluetooth classic </w:t>
        </w:r>
      </w:ins>
      <w:ins w:id="19" w:author="Ben Kazemi" w:date="2023-06-08T14:32:00Z">
        <w:r w:rsidR="001900EB">
          <w:t>has a baud rate that is automatically set by the Bluetooth stack and is a maximum of 3 Mbps, however many factors that lower this and thus should be treated as a theoretical maximum.</w:t>
        </w:r>
      </w:ins>
    </w:p>
    <w:p w14:paraId="2599B42C" w14:textId="56EA6321" w:rsidR="004B707D" w:rsidRDefault="004B707D" w:rsidP="004B707D">
      <w:r>
        <w:t xml:space="preserve">The baud size used to communicate between the computer and the MCU over USB is 2 </w:t>
      </w:r>
      <w:del w:id="20" w:author="Ben Kazemi" w:date="2023-06-08T14:33:00Z">
        <w:r w:rsidDel="001900EB">
          <w:delText>million</w:delText>
        </w:r>
      </w:del>
      <w:ins w:id="21" w:author="Ben Kazemi" w:date="2023-06-08T14:33:00Z">
        <w:r w:rsidR="001900EB">
          <w:t>Mbps</w:t>
        </w:r>
        <w:r w:rsidR="00937D5C">
          <w:t>, this should be treated as a potential bottle neck when looking at the entire communication stack</w:t>
        </w:r>
      </w:ins>
      <w:r>
        <w:t xml:space="preserve">. It is the same as the baud rate used for the serial UART between the MCU and the FPGA. </w:t>
      </w:r>
      <w:commentRangeStart w:id="22"/>
      <w:commentRangeStart w:id="23"/>
      <w:r>
        <w:t>This gives a theoretical maximum throughput of 250 KB/s</w:t>
      </w:r>
      <w:ins w:id="24" w:author="Ben Kazemi" w:date="2023-06-08T14:33:00Z">
        <w:r w:rsidR="00A73145">
          <w:t xml:space="preserve">, note that this is </w:t>
        </w:r>
      </w:ins>
      <w:ins w:id="25" w:author="Ben Kazemi" w:date="2023-06-08T14:34:00Z">
        <w:r w:rsidR="00A73145">
          <w:t>separate</w:t>
        </w:r>
      </w:ins>
      <w:ins w:id="26" w:author="Ben Kazemi" w:date="2023-06-08T14:33:00Z">
        <w:r w:rsidR="00A73145">
          <w:t xml:space="preserve"> to </w:t>
        </w:r>
      </w:ins>
      <w:ins w:id="27" w:author="Ben Kazemi" w:date="2023-06-08T14:34:00Z">
        <w:r w:rsidR="00A73145">
          <w:t>the throughput over Bluetooth</w:t>
        </w:r>
      </w:ins>
      <w:r>
        <w:t>.</w:t>
      </w:r>
      <w:commentRangeEnd w:id="22"/>
      <w:r w:rsidR="00B3367C">
        <w:rPr>
          <w:rStyle w:val="CommentReference"/>
        </w:rPr>
        <w:commentReference w:id="22"/>
      </w:r>
      <w:commentRangeEnd w:id="23"/>
      <w:r w:rsidR="00840407">
        <w:rPr>
          <w:rStyle w:val="CommentReference"/>
        </w:rPr>
        <w:commentReference w:id="23"/>
      </w:r>
      <w:r>
        <w:t xml:space="preserve"> Bluetooth Classic provides roughly 320 Byte packet sizes. The packet size we use is 128 bytes. </w:t>
      </w:r>
      <w:r w:rsidR="00F66C97">
        <w:t>Therefore, there is a theoretical maximum throughput of 250 KB/s / 128 bytes = 1950 Hz, however there are many other limiting factors which are but not limited to, maximum packets sent per second, RF strength, distance, host side generation throughput, host side Bluetooth radio</w:t>
      </w:r>
      <w:r w:rsidR="00CE03DC">
        <w:t>, MCU speed,</w:t>
      </w:r>
      <w:r w:rsidR="00F66C97">
        <w:t xml:space="preserve"> etc. </w:t>
      </w:r>
      <w:r w:rsidR="00CE03DC">
        <w:t xml:space="preserve">We measure a throughput of 50 Hz. </w:t>
      </w:r>
    </w:p>
    <w:p w14:paraId="3D544D36" w14:textId="4AB0E40B" w:rsidR="008829AC" w:rsidRDefault="00CE03DC" w:rsidP="004B707D">
      <w:r>
        <w:t xml:space="preserve">There </w:t>
      </w:r>
      <w:r w:rsidR="009B4147">
        <w:t xml:space="preserve">are jumpers that you will need to configure to write firmware and to configure the MCU, but once configured, there is a </w:t>
      </w:r>
      <w:r w:rsidR="00263FEF">
        <w:t>micro-USB</w:t>
      </w:r>
      <w:r w:rsidR="009B4147">
        <w:t xml:space="preserve"> port to direct communication to the MCU, this is the Serial object in the firmware. Serial1 is the object that echo’s the read data from the Bluetooth port and sends it over UART to the FPGA. </w:t>
      </w:r>
    </w:p>
    <w:p w14:paraId="7F29484B" w14:textId="77777777" w:rsidR="008829AC" w:rsidRDefault="008829AC">
      <w:r>
        <w:br w:type="page"/>
      </w:r>
    </w:p>
    <w:p w14:paraId="01B42CED" w14:textId="17FFA5E0" w:rsidR="00F66C97" w:rsidRDefault="00F66C97" w:rsidP="00F66C97">
      <w:pPr>
        <w:pStyle w:val="Heading2"/>
      </w:pPr>
      <w:bookmarkStart w:id="28" w:name="_Toc136350153"/>
      <w:r>
        <w:lastRenderedPageBreak/>
        <w:t>Characteristics</w:t>
      </w:r>
      <w:bookmarkEnd w:id="28"/>
      <w:r>
        <w:t xml:space="preserve"> </w:t>
      </w:r>
    </w:p>
    <w:p w14:paraId="59C1F850" w14:textId="1F7D7A20" w:rsidR="00CE03DC" w:rsidRDefault="00A540EE" w:rsidP="00A540EE">
      <w:pPr>
        <w:pStyle w:val="Heading3"/>
      </w:pPr>
      <w:bookmarkStart w:id="29" w:name="_Toc136350154"/>
      <w:r>
        <w:t>Power Characteristics</w:t>
      </w:r>
      <w:bookmarkEnd w:id="29"/>
    </w:p>
    <w:p w14:paraId="64C21201" w14:textId="2D57CE47" w:rsidR="00A540EE" w:rsidRDefault="00A540EE" w:rsidP="00A540EE">
      <w:r>
        <w:t>The following measurements were made with all transducers running at 40 KHz:</w:t>
      </w:r>
    </w:p>
    <w:p w14:paraId="4C7129EB" w14:textId="3B2A671A" w:rsidR="00A540EE" w:rsidRDefault="00A540EE" w:rsidP="00A540EE">
      <w:r>
        <w:t xml:space="preserve">12 V </w:t>
      </w:r>
      <w:r>
        <w:rPr>
          <w:rFonts w:ascii="Wingdings" w:eastAsia="Wingdings" w:hAnsi="Wingdings" w:cs="Wingdings"/>
        </w:rPr>
        <w:t>à</w:t>
      </w:r>
      <w:r>
        <w:t xml:space="preserve"> 360 mA = 4.5 W</w:t>
      </w:r>
    </w:p>
    <w:p w14:paraId="2C61F83C" w14:textId="77777777" w:rsidR="00A540EE" w:rsidRDefault="00A540EE" w:rsidP="00A540EE">
      <w:r>
        <w:t xml:space="preserve">20 V </w:t>
      </w:r>
      <w:r w:rsidRPr="6A19C8E6">
        <w:rPr>
          <w:rFonts w:ascii="Wingdings" w:eastAsia="Wingdings" w:hAnsi="Wingdings" w:cs="Wingdings"/>
        </w:rPr>
        <w:t>à</w:t>
      </w:r>
      <w:r>
        <w:t xml:space="preserve"> 460 mA = 9 W</w:t>
      </w:r>
    </w:p>
    <w:p w14:paraId="186A7902" w14:textId="5E24EFE6" w:rsidR="00A540EE" w:rsidRDefault="00A540EE" w:rsidP="00A540EE">
      <w:r>
        <w:t>And with all transducers off:</w:t>
      </w:r>
    </w:p>
    <w:p w14:paraId="0DEEE347" w14:textId="10C0FDDB" w:rsidR="00A540EE" w:rsidRDefault="00A540EE" w:rsidP="00A540EE">
      <w:commentRangeStart w:id="30"/>
      <w:commentRangeStart w:id="31"/>
      <w:r>
        <w:t xml:space="preserve">12 V </w:t>
      </w:r>
      <w:r>
        <w:rPr>
          <w:rFonts w:ascii="Wingdings" w:eastAsia="Wingdings" w:hAnsi="Wingdings" w:cs="Wingdings"/>
        </w:rPr>
        <w:t>à</w:t>
      </w:r>
      <w:r>
        <w:t xml:space="preserve"> </w:t>
      </w:r>
      <w:ins w:id="32" w:author="Ben Kazemi" w:date="2023-06-08T14:36:00Z">
        <w:r w:rsidR="006E5FA8">
          <w:t>0.0</w:t>
        </w:r>
        <w:r w:rsidR="00EE4731">
          <w:t>6</w:t>
        </w:r>
      </w:ins>
      <w:del w:id="33" w:author="Ben Kazemi" w:date="2023-06-08T14:36:00Z">
        <w:r w:rsidDel="006E5FA8">
          <w:delText>360</w:delText>
        </w:r>
      </w:del>
      <w:r>
        <w:t xml:space="preserve"> </w:t>
      </w:r>
      <w:del w:id="34" w:author="Ben Kazemi" w:date="2023-06-08T14:36:00Z">
        <w:r w:rsidDel="00FF05C6">
          <w:delText>m</w:delText>
        </w:r>
      </w:del>
      <w:r>
        <w:t xml:space="preserve">A = </w:t>
      </w:r>
      <w:ins w:id="35" w:author="Ben Kazemi" w:date="2023-06-08T14:36:00Z">
        <w:r w:rsidR="00FF05C6">
          <w:t>1.2</w:t>
        </w:r>
      </w:ins>
      <w:del w:id="36" w:author="Ben Kazemi" w:date="2023-06-08T14:36:00Z">
        <w:r w:rsidDel="00FF05C6">
          <w:delText>4.5</w:delText>
        </w:r>
      </w:del>
      <w:r>
        <w:t xml:space="preserve"> W</w:t>
      </w:r>
      <w:commentRangeEnd w:id="30"/>
      <w:r w:rsidR="00FA4226">
        <w:rPr>
          <w:rStyle w:val="CommentReference"/>
        </w:rPr>
        <w:commentReference w:id="30"/>
      </w:r>
      <w:commentRangeEnd w:id="31"/>
      <w:r w:rsidR="00840407">
        <w:rPr>
          <w:rStyle w:val="CommentReference"/>
        </w:rPr>
        <w:commentReference w:id="31"/>
      </w:r>
    </w:p>
    <w:p w14:paraId="06375527" w14:textId="6CEC7128" w:rsidR="00A540EE" w:rsidRPr="00A540EE" w:rsidRDefault="00121666" w:rsidP="00A540EE">
      <w:r>
        <w:t xml:space="preserve">This means there is roughly a 6 mA draw per transducer, equal to around 0.1 W. </w:t>
      </w:r>
    </w:p>
    <w:p w14:paraId="1EECEE49" w14:textId="7F8315B6" w:rsidR="00984D2F" w:rsidRDefault="00984D2F" w:rsidP="00984D2F">
      <w:pPr>
        <w:pStyle w:val="Heading3"/>
      </w:pPr>
      <w:bookmarkStart w:id="37" w:name="_Toc136350155"/>
      <w:r>
        <w:t>Communication Characteristics</w:t>
      </w:r>
      <w:bookmarkEnd w:id="37"/>
    </w:p>
    <w:p w14:paraId="7FC51D7B" w14:textId="4A72D514" w:rsidR="009F7935" w:rsidRDefault="00984D2F" w:rsidP="00984D2F">
      <w:r>
        <w:t xml:space="preserve">In our first unoptimized prototype, we measure a 50 Hz throughput. The baud rate is 2million on both Serial and Serial1 objects. </w:t>
      </w:r>
    </w:p>
    <w:p w14:paraId="32652CEB" w14:textId="77777777" w:rsidR="009F7935" w:rsidRDefault="009F7935">
      <w:r>
        <w:br w:type="page"/>
      </w:r>
    </w:p>
    <w:p w14:paraId="296ECA13" w14:textId="64868046" w:rsidR="00CE03DC" w:rsidRDefault="00CE03DC" w:rsidP="00CE03DC">
      <w:pPr>
        <w:pStyle w:val="Heading2"/>
      </w:pPr>
      <w:bookmarkStart w:id="38" w:name="_Toc136350156"/>
      <w:r>
        <w:lastRenderedPageBreak/>
        <w:t>Jumper Configuration</w:t>
      </w:r>
      <w:bookmarkEnd w:id="38"/>
      <w:r>
        <w:t xml:space="preserve"> </w:t>
      </w:r>
    </w:p>
    <w:p w14:paraId="16AE3076" w14:textId="45BC3B46" w:rsidR="000839C2" w:rsidRDefault="000839C2" w:rsidP="00636308">
      <w:r>
        <w:t xml:space="preserve">There are multiple jumpers requiring configuration on the first revision of the controller board, we will discuss them here. Note that a new revision of the controller board has a subset of these jumpers. </w:t>
      </w:r>
    </w:p>
    <w:p w14:paraId="3DFCB4A9" w14:textId="31E977BC" w:rsidR="000839C2" w:rsidRDefault="000839C2" w:rsidP="00636308">
      <w:r w:rsidRPr="000839C2">
        <w:rPr>
          <w:noProof/>
        </w:rPr>
        <w:drawing>
          <wp:inline distT="0" distB="0" distL="0" distR="0" wp14:anchorId="64A3487A" wp14:editId="6B67B1D9">
            <wp:extent cx="3575050" cy="2444371"/>
            <wp:effectExtent l="0" t="0" r="6350" b="0"/>
            <wp:docPr id="7444705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70583" name="Picture 1" descr="A screenshot of a computer&#10;&#10;Description automatically generated with medium confidence"/>
                    <pic:cNvPicPr/>
                  </pic:nvPicPr>
                  <pic:blipFill rotWithShape="1">
                    <a:blip r:embed="rId21"/>
                    <a:srcRect r="11575"/>
                    <a:stretch/>
                  </pic:blipFill>
                  <pic:spPr bwMode="auto">
                    <a:xfrm>
                      <a:off x="0" y="0"/>
                      <a:ext cx="3576538" cy="2445389"/>
                    </a:xfrm>
                    <a:prstGeom prst="rect">
                      <a:avLst/>
                    </a:prstGeom>
                    <a:ln>
                      <a:noFill/>
                    </a:ln>
                    <a:extLst>
                      <a:ext uri="{53640926-AAD7-44D8-BBD7-CCE9431645EC}">
                        <a14:shadowObscured xmlns:a14="http://schemas.microsoft.com/office/drawing/2010/main"/>
                      </a:ext>
                    </a:extLst>
                  </pic:spPr>
                </pic:pic>
              </a:graphicData>
            </a:graphic>
          </wp:inline>
        </w:drawing>
      </w:r>
    </w:p>
    <w:p w14:paraId="2F9E4EBF" w14:textId="7652BC59" w:rsidR="000839C2" w:rsidRDefault="000839C2" w:rsidP="00636308">
      <w:r>
        <w:t xml:space="preserve">Above, we can see two jumpers, 3V3_EN, and </w:t>
      </w:r>
      <w:proofErr w:type="spellStart"/>
      <w:r>
        <w:t>VBUS_Jumper</w:t>
      </w:r>
      <w:proofErr w:type="spellEnd"/>
      <w:r>
        <w:t xml:space="preserve">. 3V3_EN needs to be carefully cut in the middle for the MCU to be enabled. </w:t>
      </w:r>
    </w:p>
    <w:p w14:paraId="19F66D97" w14:textId="39AF1D11" w:rsidR="000839C2" w:rsidRDefault="000839C2" w:rsidP="00636308">
      <w:proofErr w:type="spellStart"/>
      <w:r>
        <w:t>VBUS_Jumper</w:t>
      </w:r>
      <w:proofErr w:type="spellEnd"/>
      <w:r>
        <w:t xml:space="preserve"> should be connected when you want to power the MCU through the USB </w:t>
      </w:r>
      <w:r w:rsidR="0094053F">
        <w:t xml:space="preserve">C </w:t>
      </w:r>
      <w:r>
        <w:t xml:space="preserve">port. </w:t>
      </w:r>
      <w:r w:rsidR="0094053F">
        <w:t xml:space="preserve">It should only be disconnected when you want to connect and power the MCU via micro USB to a computer, for programming or serial debugging. </w:t>
      </w:r>
      <w:r w:rsidR="0094053F" w:rsidRPr="00FA4226">
        <w:rPr>
          <w:b/>
          <w:bCs/>
          <w:color w:val="FF0000"/>
          <w:rPrChange w:id="39" w:author="Hirayama, Ryuji" w:date="2023-06-05T13:25:00Z">
            <w:rPr/>
          </w:rPrChange>
        </w:rPr>
        <w:t xml:space="preserve">Connecting this jumper, USB C port, and the micro USB port </w:t>
      </w:r>
      <w:ins w:id="40" w:author="Hirayama, Ryuji" w:date="2023-06-05T13:25:00Z">
        <w:r w:rsidR="00FA4226">
          <w:rPr>
            <w:b/>
            <w:bCs/>
            <w:color w:val="FF0000"/>
          </w:rPr>
          <w:t>at the s</w:t>
        </w:r>
      </w:ins>
      <w:ins w:id="41" w:author="Hirayama, Ryuji" w:date="2023-06-05T13:26:00Z">
        <w:r w:rsidR="00FA4226">
          <w:rPr>
            <w:b/>
            <w:bCs/>
            <w:color w:val="FF0000"/>
          </w:rPr>
          <w:t xml:space="preserve">ame time </w:t>
        </w:r>
      </w:ins>
      <w:r w:rsidR="0094053F" w:rsidRPr="00FA4226">
        <w:rPr>
          <w:b/>
          <w:bCs/>
          <w:color w:val="FF0000"/>
          <w:rPrChange w:id="42" w:author="Hirayama, Ryuji" w:date="2023-06-05T13:25:00Z">
            <w:rPr/>
          </w:rPrChange>
        </w:rPr>
        <w:t>will result in parallel 5V sources and as such is a forbidden configuration.</w:t>
      </w:r>
    </w:p>
    <w:p w14:paraId="137F9275" w14:textId="5CB48AFC" w:rsidR="000839C2" w:rsidRDefault="000839C2" w:rsidP="00636308">
      <w:r w:rsidRPr="000839C2">
        <w:rPr>
          <w:noProof/>
        </w:rPr>
        <w:drawing>
          <wp:inline distT="0" distB="0" distL="0" distR="0" wp14:anchorId="1544C7DB" wp14:editId="2F0BD018">
            <wp:extent cx="3708102" cy="3302000"/>
            <wp:effectExtent l="0" t="0" r="6985" b="0"/>
            <wp:docPr id="2009514648" name="Picture 1" descr="A picture containing text, screenshot, fon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648" name="Picture 1" descr="A picture containing text, screenshot, font, green&#10;&#10;Description automatically generated"/>
                    <pic:cNvPicPr/>
                  </pic:nvPicPr>
                  <pic:blipFill rotWithShape="1">
                    <a:blip r:embed="rId22"/>
                    <a:srcRect r="15024"/>
                    <a:stretch/>
                  </pic:blipFill>
                  <pic:spPr bwMode="auto">
                    <a:xfrm>
                      <a:off x="0" y="0"/>
                      <a:ext cx="3720717" cy="3313234"/>
                    </a:xfrm>
                    <a:prstGeom prst="rect">
                      <a:avLst/>
                    </a:prstGeom>
                    <a:ln>
                      <a:noFill/>
                    </a:ln>
                    <a:extLst>
                      <a:ext uri="{53640926-AAD7-44D8-BBD7-CCE9431645EC}">
                        <a14:shadowObscured xmlns:a14="http://schemas.microsoft.com/office/drawing/2010/main"/>
                      </a:ext>
                    </a:extLst>
                  </pic:spPr>
                </pic:pic>
              </a:graphicData>
            </a:graphic>
          </wp:inline>
        </w:drawing>
      </w:r>
    </w:p>
    <w:p w14:paraId="5CF20AB8" w14:textId="021EEEE8" w:rsidR="000839C2" w:rsidRDefault="000839C2" w:rsidP="00636308">
      <w:r>
        <w:t xml:space="preserve">Here we can see the 5V_SEL jumper. </w:t>
      </w:r>
      <w:r w:rsidR="0094053F">
        <w:t>A jumper should be placed exclusively between 5V and EXT_5V as this is the only working configuration.</w:t>
      </w:r>
      <w:ins w:id="43" w:author="Ben Kazemi" w:date="2023-06-08T14:39:00Z">
        <w:r w:rsidR="00E76BD2">
          <w:t xml:space="preserve"> 5V feeds the FPGA and ESP32.</w:t>
        </w:r>
      </w:ins>
    </w:p>
    <w:p w14:paraId="6FFAD9E6" w14:textId="348709A3" w:rsidR="009F7935" w:rsidRDefault="0094053F" w:rsidP="00636308">
      <w:r w:rsidRPr="0094053F">
        <w:rPr>
          <w:noProof/>
        </w:rPr>
        <w:lastRenderedPageBreak/>
        <w:drawing>
          <wp:inline distT="0" distB="0" distL="0" distR="0" wp14:anchorId="3B897FB1" wp14:editId="6FA2EEDA">
            <wp:extent cx="3501329" cy="3625850"/>
            <wp:effectExtent l="0" t="0" r="4445" b="0"/>
            <wp:docPr id="421877575"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77575" name="Picture 1" descr="A picture containing text, screenshot, diagram, design&#10;&#10;Description automatically generated"/>
                    <pic:cNvPicPr/>
                  </pic:nvPicPr>
                  <pic:blipFill>
                    <a:blip r:embed="rId23"/>
                    <a:stretch>
                      <a:fillRect/>
                    </a:stretch>
                  </pic:blipFill>
                  <pic:spPr>
                    <a:xfrm>
                      <a:off x="0" y="0"/>
                      <a:ext cx="3504730" cy="3629371"/>
                    </a:xfrm>
                    <a:prstGeom prst="rect">
                      <a:avLst/>
                    </a:prstGeom>
                  </pic:spPr>
                </pic:pic>
              </a:graphicData>
            </a:graphic>
          </wp:inline>
        </w:drawing>
      </w:r>
    </w:p>
    <w:p w14:paraId="3B408853" w14:textId="18968D93" w:rsidR="00636308" w:rsidRDefault="0094053F" w:rsidP="00636308">
      <w:proofErr w:type="spellStart"/>
      <w:r>
        <w:t>VS_Jumper</w:t>
      </w:r>
      <w:proofErr w:type="spellEnd"/>
      <w:r>
        <w:t xml:space="preserve"> should be connect</w:t>
      </w:r>
      <w:ins w:id="44" w:author="Hirayama, Ryuji" w:date="2023-06-05T13:27:00Z">
        <w:r w:rsidR="00FA4226">
          <w:t>ed</w:t>
        </w:r>
      </w:ins>
      <w:r>
        <w:t xml:space="preserve"> all the time if you want the USB C power pins to connect to </w:t>
      </w:r>
      <w:commentRangeStart w:id="45"/>
      <w:r>
        <w:t>VS</w:t>
      </w:r>
      <w:commentRangeEnd w:id="45"/>
      <w:r w:rsidR="00FA4226">
        <w:rPr>
          <w:rStyle w:val="CommentReference"/>
        </w:rPr>
        <w:commentReference w:id="45"/>
      </w:r>
      <w:ins w:id="46" w:author="Ben Kazemi" w:date="2023-06-08T14:37:00Z">
        <w:r w:rsidR="00DF64E9">
          <w:t xml:space="preserve">, VS </w:t>
        </w:r>
        <w:r w:rsidR="0057254F">
          <w:t>stands Voltage Source and is the voltage that feeds the trans</w:t>
        </w:r>
      </w:ins>
      <w:ins w:id="47" w:author="Ben Kazemi" w:date="2023-06-08T14:38:00Z">
        <w:r w:rsidR="0057254F">
          <w:t>ducers</w:t>
        </w:r>
      </w:ins>
      <w:r>
        <w:t>. You should only disconnect it if you plan on powering the board through an alternative source via the MONITOR pins.</w:t>
      </w:r>
    </w:p>
    <w:p w14:paraId="0BBDF1B1" w14:textId="4836C9D0" w:rsidR="0094053F" w:rsidRPr="00636308" w:rsidRDefault="0094053F" w:rsidP="00636308">
      <w:r w:rsidRPr="0094053F">
        <w:rPr>
          <w:noProof/>
        </w:rPr>
        <w:drawing>
          <wp:inline distT="0" distB="0" distL="0" distR="0" wp14:anchorId="78E90381" wp14:editId="1E386EFD">
            <wp:extent cx="4105848" cy="2381582"/>
            <wp:effectExtent l="0" t="0" r="9525" b="0"/>
            <wp:docPr id="1021995594" name="Picture 1" descr="A picture containing screenshot, diagram, tex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95594" name="Picture 1" descr="A picture containing screenshot, diagram, text, green&#10;&#10;Description automatically generated"/>
                    <pic:cNvPicPr/>
                  </pic:nvPicPr>
                  <pic:blipFill>
                    <a:blip r:embed="rId24"/>
                    <a:stretch>
                      <a:fillRect/>
                    </a:stretch>
                  </pic:blipFill>
                  <pic:spPr>
                    <a:xfrm>
                      <a:off x="0" y="0"/>
                      <a:ext cx="4105848" cy="2381582"/>
                    </a:xfrm>
                    <a:prstGeom prst="rect">
                      <a:avLst/>
                    </a:prstGeom>
                  </pic:spPr>
                </pic:pic>
              </a:graphicData>
            </a:graphic>
          </wp:inline>
        </w:drawing>
      </w:r>
    </w:p>
    <w:p w14:paraId="12DE1AE8" w14:textId="77777777" w:rsidR="0094053F" w:rsidRDefault="0094053F">
      <w:r>
        <w:t xml:space="preserve">Here are the Master and Slave jumpers, note in the older boards, these are in the top corner of the board. You should only connect ONE jumper to this set of jumpers, and that only ONE master can be set per set of boards, if you have a collection of boards daisy chained via the sync stage. </w:t>
      </w:r>
    </w:p>
    <w:p w14:paraId="3889736C" w14:textId="77777777" w:rsidR="0094053F" w:rsidRDefault="0094053F">
      <w:r>
        <w:br w:type="page"/>
      </w:r>
    </w:p>
    <w:p w14:paraId="061DEF91" w14:textId="77777777" w:rsidR="0094053F" w:rsidRDefault="0094053F" w:rsidP="0094053F">
      <w:pPr>
        <w:pStyle w:val="Heading2"/>
      </w:pPr>
      <w:bookmarkStart w:id="48" w:name="_Toc136350157"/>
      <w:r>
        <w:lastRenderedPageBreak/>
        <w:t>SYNC</w:t>
      </w:r>
      <w:bookmarkEnd w:id="48"/>
    </w:p>
    <w:p w14:paraId="7E011E06" w14:textId="77777777" w:rsidR="0094053F" w:rsidRDefault="0094053F" w:rsidP="0094053F">
      <w:r w:rsidRPr="0094053F">
        <w:rPr>
          <w:noProof/>
        </w:rPr>
        <w:drawing>
          <wp:anchor distT="0" distB="0" distL="114300" distR="114300" simplePos="0" relativeHeight="251658240" behindDoc="0" locked="0" layoutInCell="1" allowOverlap="1" wp14:anchorId="1B8ED183" wp14:editId="73F98A25">
            <wp:simplePos x="0" y="0"/>
            <wp:positionH relativeFrom="column">
              <wp:posOffset>0</wp:posOffset>
            </wp:positionH>
            <wp:positionV relativeFrom="paragraph">
              <wp:posOffset>-1270</wp:posOffset>
            </wp:positionV>
            <wp:extent cx="1678034" cy="2114550"/>
            <wp:effectExtent l="0" t="0" r="0" b="0"/>
            <wp:wrapSquare wrapText="bothSides"/>
            <wp:docPr id="1107120837" name="Picture 1" descr="A picture containing map, plan, screenshot,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20837" name="Picture 1" descr="A picture containing map, plan, screenshot, circui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78034" cy="2114550"/>
                    </a:xfrm>
                    <a:prstGeom prst="rect">
                      <a:avLst/>
                    </a:prstGeom>
                  </pic:spPr>
                </pic:pic>
              </a:graphicData>
            </a:graphic>
            <wp14:sizeRelH relativeFrom="page">
              <wp14:pctWidth>0</wp14:pctWidth>
            </wp14:sizeRelH>
            <wp14:sizeRelV relativeFrom="page">
              <wp14:pctHeight>0</wp14:pctHeight>
            </wp14:sizeRelV>
          </wp:anchor>
        </w:drawing>
      </w:r>
    </w:p>
    <w:p w14:paraId="697A280A" w14:textId="4429EA1C" w:rsidR="0094053F" w:rsidRDefault="0094053F" w:rsidP="0094053F">
      <w:r>
        <w:t xml:space="preserve">There is a method to synchronise multiple boards by daisy chaining boards together through a mini-jack cable, note that </w:t>
      </w:r>
      <w:r w:rsidRPr="00FA4226">
        <w:rPr>
          <w:b/>
          <w:bCs/>
          <w:color w:val="FF0000"/>
          <w:rPrChange w:id="49" w:author="Hirayama, Ryuji" w:date="2023-06-05T13:30:00Z">
            <w:rPr/>
          </w:rPrChange>
        </w:rPr>
        <w:t xml:space="preserve">you can only have one master in a set of </w:t>
      </w:r>
      <w:del w:id="50" w:author="Hirayama, Ryuji" w:date="2023-06-05T13:29:00Z">
        <w:r w:rsidRPr="00FA4226" w:rsidDel="00FA4226">
          <w:rPr>
            <w:b/>
            <w:bCs/>
            <w:color w:val="FF0000"/>
            <w:rPrChange w:id="51" w:author="Hirayama, Ryuji" w:date="2023-06-05T13:30:00Z">
              <w:rPr/>
            </w:rPrChange>
          </w:rPr>
          <w:delText>boards</w:delText>
        </w:r>
      </w:del>
      <w:ins w:id="52" w:author="Hirayama, Ryuji" w:date="2023-06-05T13:29:00Z">
        <w:r w:rsidR="00FA4226" w:rsidRPr="00FA4226">
          <w:rPr>
            <w:b/>
            <w:bCs/>
            <w:color w:val="FF0000"/>
            <w:rPrChange w:id="53" w:author="Hirayama, Ryuji" w:date="2023-06-05T13:30:00Z">
              <w:rPr/>
            </w:rPrChange>
          </w:rPr>
          <w:t>boards,</w:t>
        </w:r>
      </w:ins>
      <w:r w:rsidRPr="00FA4226">
        <w:rPr>
          <w:b/>
          <w:bCs/>
          <w:color w:val="FF0000"/>
          <w:rPrChange w:id="54" w:author="Hirayama, Ryuji" w:date="2023-06-05T13:30:00Z">
            <w:rPr/>
          </w:rPrChange>
        </w:rPr>
        <w:t xml:space="preserve"> and you cannot connect two output signals together, otherwise the FPGA will get damaged.</w:t>
      </w:r>
    </w:p>
    <w:p w14:paraId="74D1DD10" w14:textId="0D9CCC8D" w:rsidR="00132C2E" w:rsidRDefault="00132C2E" w:rsidP="0094053F">
      <w:r>
        <w:t>Both Links are connected to two different FPGA pins. The purpose is to have multiple configurations possible, however we don’t have to use both ports as it entirely depends on the configuration and number of boards used. Here are a few example configurations.</w:t>
      </w:r>
    </w:p>
    <w:p w14:paraId="02B82576" w14:textId="77777777" w:rsidR="00132C2E" w:rsidRDefault="00132C2E" w:rsidP="0094053F"/>
    <w:p w14:paraId="26D53CD2" w14:textId="6C5239F1" w:rsidR="00132C2E" w:rsidRDefault="00132C2E" w:rsidP="00CC5481">
      <w:pPr>
        <w:pStyle w:val="Heading3"/>
      </w:pPr>
      <w:bookmarkStart w:id="55" w:name="_Toc136350158"/>
      <w:r>
        <w:t>Two Boards</w:t>
      </w:r>
      <w:bookmarkEnd w:id="55"/>
    </w:p>
    <w:p w14:paraId="09331E7E" w14:textId="29C21DD2" w:rsidR="00132C2E" w:rsidRDefault="00132C2E" w:rsidP="00132C2E">
      <w:pPr>
        <w:jc w:val="center"/>
      </w:pPr>
      <w:r>
        <w:rPr>
          <w:noProof/>
        </w:rPr>
        <w:drawing>
          <wp:inline distT="0" distB="0" distL="0" distR="0" wp14:anchorId="16FED5A9" wp14:editId="49577C1A">
            <wp:extent cx="892810" cy="2527300"/>
            <wp:effectExtent l="0" t="0" r="0" b="4445"/>
            <wp:docPr id="160004546"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546" name="Picture 3" descr="A screenshot of a video gam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92810" cy="2527300"/>
                    </a:xfrm>
                    <a:prstGeom prst="rect">
                      <a:avLst/>
                    </a:prstGeom>
                    <a:noFill/>
                    <a:ln>
                      <a:noFill/>
                    </a:ln>
                  </pic:spPr>
                </pic:pic>
              </a:graphicData>
            </a:graphic>
          </wp:inline>
        </w:drawing>
      </w:r>
    </w:p>
    <w:p w14:paraId="1BC96C72" w14:textId="7D8DD6E7" w:rsidR="00132C2E" w:rsidRDefault="00132C2E">
      <w:pPr>
        <w:pPrChange w:id="56" w:author="Hirayama, Ryuji" w:date="2023-06-05T13:31:00Z">
          <w:pPr>
            <w:jc w:val="center"/>
          </w:pPr>
        </w:pPrChange>
      </w:pPr>
      <w:r>
        <w:t>Here the connection between the master and slave utilises one cable. Note and remember how ‘master’ means you set the jumper pin named ‘master’, and likewise for ‘slave’.</w:t>
      </w:r>
      <w:del w:id="57" w:author="Hirayama, Ryuji" w:date="2023-06-05T13:32:00Z">
        <w:r w:rsidDel="00CF6A3E">
          <w:delText xml:space="preserve"> </w:delText>
        </w:r>
      </w:del>
      <w:ins w:id="58" w:author="Hirayama, Ryuji" w:date="2023-06-05T13:32:00Z">
        <w:r w:rsidR="00CF6A3E">
          <w:t xml:space="preserve"> </w:t>
        </w:r>
      </w:ins>
    </w:p>
    <w:p w14:paraId="0CE48C3E" w14:textId="1A74BAA1" w:rsidR="00132C2E" w:rsidRDefault="00132C2E" w:rsidP="00CC5481">
      <w:pPr>
        <w:pStyle w:val="Heading3"/>
      </w:pPr>
      <w:bookmarkStart w:id="59" w:name="_Toc136350159"/>
      <w:r>
        <w:t>Three Boards</w:t>
      </w:r>
      <w:bookmarkEnd w:id="59"/>
    </w:p>
    <w:p w14:paraId="2874DF8D" w14:textId="1A5E2159" w:rsidR="00132C2E" w:rsidRDefault="00132C2E" w:rsidP="00132C2E">
      <w:pPr>
        <w:jc w:val="center"/>
      </w:pPr>
      <w:r>
        <w:rPr>
          <w:noProof/>
        </w:rPr>
        <w:drawing>
          <wp:inline distT="0" distB="0" distL="0" distR="0" wp14:anchorId="34C5123E" wp14:editId="7B64B642">
            <wp:extent cx="1730994" cy="2190750"/>
            <wp:effectExtent l="0" t="0" r="3175" b="0"/>
            <wp:docPr id="1685920033" name="Picture 2" descr="A screenshot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20033" name="Picture 2" descr="A screenshot of a computer chip&#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5741" cy="2196757"/>
                    </a:xfrm>
                    <a:prstGeom prst="rect">
                      <a:avLst/>
                    </a:prstGeom>
                    <a:noFill/>
                    <a:ln>
                      <a:noFill/>
                    </a:ln>
                  </pic:spPr>
                </pic:pic>
              </a:graphicData>
            </a:graphic>
          </wp:inline>
        </w:drawing>
      </w:r>
    </w:p>
    <w:p w14:paraId="63DFF008" w14:textId="56CD9031" w:rsidR="00132C2E" w:rsidRDefault="00132C2E" w:rsidP="00132C2E">
      <w:pPr>
        <w:jc w:val="center"/>
      </w:pPr>
      <w:r>
        <w:t>Similar to before, but now we add a third board from the second link on the master board to a second slave board, note and remember how both slave boards have the jumpers set to slave.</w:t>
      </w:r>
    </w:p>
    <w:p w14:paraId="6B01CC2B" w14:textId="5EE9FEDD" w:rsidR="00132C2E" w:rsidRDefault="0051173C" w:rsidP="00CC5481">
      <w:pPr>
        <w:pStyle w:val="Heading3"/>
      </w:pPr>
      <w:bookmarkStart w:id="60" w:name="_Toc136350160"/>
      <w:r>
        <w:lastRenderedPageBreak/>
        <w:t xml:space="preserve">Alternative: </w:t>
      </w:r>
      <w:r w:rsidR="00132C2E">
        <w:t>Three Boards</w:t>
      </w:r>
      <w:bookmarkEnd w:id="60"/>
    </w:p>
    <w:p w14:paraId="1745F29E" w14:textId="7942D1EB" w:rsidR="0051173C" w:rsidRDefault="0051173C" w:rsidP="0051173C">
      <w:r>
        <w:rPr>
          <w:noProof/>
        </w:rPr>
        <w:drawing>
          <wp:inline distT="0" distB="0" distL="0" distR="0" wp14:anchorId="63A68F6E" wp14:editId="080314D5">
            <wp:extent cx="5727700" cy="2616200"/>
            <wp:effectExtent l="0" t="0" r="6350" b="0"/>
            <wp:docPr id="1693468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16200"/>
                    </a:xfrm>
                    <a:prstGeom prst="rect">
                      <a:avLst/>
                    </a:prstGeom>
                    <a:noFill/>
                    <a:ln>
                      <a:noFill/>
                    </a:ln>
                  </pic:spPr>
                </pic:pic>
              </a:graphicData>
            </a:graphic>
          </wp:inline>
        </w:drawing>
      </w:r>
    </w:p>
    <w:p w14:paraId="1B0FDE89" w14:textId="0DE3D189" w:rsidR="0051173C" w:rsidRDefault="0051173C" w:rsidP="0051173C">
      <w:r>
        <w:t xml:space="preserve">Notice how we can daisy chain the boards to have an alternative arrangement of three boards; this configuration can be expanded. Remember each configuration needs careful consideration with the firmware programming and jumper settings. </w:t>
      </w:r>
      <w:ins w:id="61" w:author="Hirayama, Ryuji" w:date="2023-06-05T13:51:00Z">
        <w:r w:rsidR="002B0BC5">
          <w:t>This d</w:t>
        </w:r>
      </w:ins>
      <w:ins w:id="62" w:author="Hirayama, Ryuji" w:date="2023-06-05T13:52:00Z">
        <w:r w:rsidR="002B0BC5">
          <w:t xml:space="preserve">aisy chain configuration is not supported by </w:t>
        </w:r>
        <w:r w:rsidR="00816D7F">
          <w:t>the default FPGA firmware.</w:t>
        </w:r>
      </w:ins>
    </w:p>
    <w:p w14:paraId="2D38B281" w14:textId="71B84DE5" w:rsidR="0051173C" w:rsidRPr="0051173C" w:rsidRDefault="0051173C" w:rsidP="00CC5481">
      <w:pPr>
        <w:pStyle w:val="Heading3"/>
      </w:pPr>
      <w:bookmarkStart w:id="63" w:name="_Toc136350161"/>
      <w:r>
        <w:t>Daisy Chaining More Boards</w:t>
      </w:r>
      <w:bookmarkEnd w:id="63"/>
    </w:p>
    <w:p w14:paraId="713985ED" w14:textId="483F7E04" w:rsidR="00132C2E" w:rsidRDefault="0051173C" w:rsidP="0094053F">
      <w:r>
        <w:rPr>
          <w:noProof/>
        </w:rPr>
        <w:drawing>
          <wp:inline distT="0" distB="0" distL="0" distR="0" wp14:anchorId="3DE3B874" wp14:editId="0FA1AB90">
            <wp:extent cx="5721350" cy="1549400"/>
            <wp:effectExtent l="0" t="0" r="0" b="0"/>
            <wp:docPr id="1345492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350" cy="1549400"/>
                    </a:xfrm>
                    <a:prstGeom prst="rect">
                      <a:avLst/>
                    </a:prstGeom>
                    <a:noFill/>
                    <a:ln>
                      <a:noFill/>
                    </a:ln>
                  </pic:spPr>
                </pic:pic>
              </a:graphicData>
            </a:graphic>
          </wp:inline>
        </w:drawing>
      </w:r>
    </w:p>
    <w:p w14:paraId="43BF89EE" w14:textId="07BCD1D3" w:rsidR="00132C2E" w:rsidRDefault="0051173C" w:rsidP="0094053F">
      <w:r>
        <w:t xml:space="preserve">We can daisy chain multiple boards with this configuration. </w:t>
      </w:r>
    </w:p>
    <w:p w14:paraId="7EEF0B1E" w14:textId="77777777" w:rsidR="00132C2E" w:rsidRDefault="00132C2E" w:rsidP="0094053F"/>
    <w:p w14:paraId="1AFCF691" w14:textId="132A2CE1" w:rsidR="0094053F" w:rsidRDefault="009F7935" w:rsidP="000D29D1">
      <w:r>
        <w:br w:type="page"/>
      </w:r>
    </w:p>
    <w:p w14:paraId="64189BDF" w14:textId="124EBE6D" w:rsidR="00CC5481" w:rsidRDefault="00CC5481" w:rsidP="00CC5481">
      <w:pPr>
        <w:pStyle w:val="Heading2"/>
      </w:pPr>
      <w:bookmarkStart w:id="64" w:name="_Toc136350162"/>
      <w:r>
        <w:lastRenderedPageBreak/>
        <w:t>Firmware</w:t>
      </w:r>
      <w:bookmarkEnd w:id="64"/>
    </w:p>
    <w:p w14:paraId="0699A562" w14:textId="7E7C7645" w:rsidR="00CC5481" w:rsidRDefault="00CC5481" w:rsidP="00CC5481">
      <w:r>
        <w:t xml:space="preserve">There are two sets of firmware to be used, one on the FPGA and one on the MCU. The MCU simply receives wireless data, and forwards it to the Serial port connected to the FPGA. </w:t>
      </w:r>
    </w:p>
    <w:p w14:paraId="2618EC67" w14:textId="3D8D1FCB" w:rsidR="00CC5481" w:rsidRDefault="00CC5481" w:rsidP="00CC5481">
      <w:r>
        <w:t>The FPGA firmware receives this data</w:t>
      </w:r>
      <w:del w:id="65" w:author="Hirayama, Ryuji" w:date="2023-06-05T13:34:00Z">
        <w:r w:rsidDel="00CF6A3E">
          <w:delText>,</w:delText>
        </w:r>
      </w:del>
      <w:r>
        <w:t xml:space="preserve"> and decodes the packets appropriately to set the phase and amplitude accordingly for each transducer. </w:t>
      </w:r>
    </w:p>
    <w:p w14:paraId="789EE22A" w14:textId="27ED46E4" w:rsidR="00CC5481" w:rsidRDefault="00CC5481" w:rsidP="00CC5481">
      <w:r>
        <w:t xml:space="preserve">Each firmware can be found in the repo folders. Note you may only need to use the </w:t>
      </w:r>
      <w:proofErr w:type="spellStart"/>
      <w:r>
        <w:t>quartus</w:t>
      </w:r>
      <w:proofErr w:type="spellEnd"/>
      <w:r>
        <w:t xml:space="preserve"> programmer software to program the necessary </w:t>
      </w:r>
      <w:proofErr w:type="spellStart"/>
      <w:r>
        <w:t>jic</w:t>
      </w:r>
      <w:proofErr w:type="spellEnd"/>
      <w:r>
        <w:t xml:space="preserve"> file. </w:t>
      </w:r>
    </w:p>
    <w:p w14:paraId="7EF75E05" w14:textId="051A2CBF" w:rsidR="00F9791E" w:rsidRDefault="00F9791E" w:rsidP="00CC5481">
      <w:pPr>
        <w:pStyle w:val="Heading3"/>
      </w:pPr>
      <w:bookmarkStart w:id="66" w:name="_Toc136350163"/>
      <w:r>
        <w:t xml:space="preserve">Installing </w:t>
      </w:r>
      <w:r w:rsidR="00D81A01">
        <w:t>the Adafruit BSP</w:t>
      </w:r>
      <w:bookmarkEnd w:id="66"/>
    </w:p>
    <w:p w14:paraId="414BBE24" w14:textId="02A2261C" w:rsidR="00D81A01" w:rsidRDefault="00CC5481" w:rsidP="000D29D1">
      <w:r>
        <w:t xml:space="preserve">The ESP32 requires its own board files. </w:t>
      </w:r>
      <w:r w:rsidR="00590632">
        <w:t>Follow the instructions here for a guide on the ESP32 board that is used.</w:t>
      </w:r>
    </w:p>
    <w:p w14:paraId="3EFC0BED" w14:textId="1515E3FA" w:rsidR="00590632" w:rsidRDefault="002125C0" w:rsidP="000D29D1">
      <w:hyperlink r:id="rId30" w:history="1">
        <w:r w:rsidR="00590632" w:rsidRPr="00257463">
          <w:rPr>
            <w:rStyle w:val="Hyperlink"/>
          </w:rPr>
          <w:t>https://learn.adafruit.com/adafruit-huzzah32-esp32-feather</w:t>
        </w:r>
      </w:hyperlink>
    </w:p>
    <w:p w14:paraId="68F512BD" w14:textId="01093D03" w:rsidR="00590632" w:rsidRDefault="00DD6A90" w:rsidP="000D29D1">
      <w:r>
        <w:t xml:space="preserve">To quickly get it up and running in an </w:t>
      </w:r>
      <w:r w:rsidR="000A702A">
        <w:t>A</w:t>
      </w:r>
      <w:r>
        <w:t xml:space="preserve">rduino environment, add this </w:t>
      </w:r>
      <w:proofErr w:type="spellStart"/>
      <w:r>
        <w:t>url</w:t>
      </w:r>
      <w:proofErr w:type="spellEnd"/>
      <w:r>
        <w:t xml:space="preserve"> to the board </w:t>
      </w:r>
      <w:proofErr w:type="spellStart"/>
      <w:r>
        <w:t>url’s</w:t>
      </w:r>
      <w:proofErr w:type="spellEnd"/>
      <w:r>
        <w:t xml:space="preserve"> in your preferences:</w:t>
      </w:r>
    </w:p>
    <w:p w14:paraId="74B030C3" w14:textId="68A084D5" w:rsidR="00DD6A90" w:rsidRDefault="002125C0" w:rsidP="000D29D1">
      <w:hyperlink r:id="rId31" w:history="1">
        <w:r w:rsidR="001C1C9F" w:rsidRPr="00257463">
          <w:rPr>
            <w:rStyle w:val="Hyperlink"/>
          </w:rPr>
          <w:t>https://raw.githubusercontent.com/espressif/arduino-esp32/gh-pages/package_esp32_dev_index.json</w:t>
        </w:r>
      </w:hyperlink>
    </w:p>
    <w:p w14:paraId="7B390317" w14:textId="77777777" w:rsidR="006C128A" w:rsidRDefault="006C128A" w:rsidP="000D29D1"/>
    <w:p w14:paraId="76B6F109" w14:textId="03FEF6C8" w:rsidR="0045136D" w:rsidRDefault="0045136D">
      <w:r>
        <w:br w:type="page"/>
      </w:r>
    </w:p>
    <w:p w14:paraId="674DFFF1" w14:textId="77646649" w:rsidR="006C128A" w:rsidRDefault="0045136D" w:rsidP="0045136D">
      <w:pPr>
        <w:pStyle w:val="Heading2"/>
      </w:pPr>
      <w:r>
        <w:lastRenderedPageBreak/>
        <w:t>Bill of Materials</w:t>
      </w:r>
    </w:p>
    <w:p w14:paraId="60E9B4C5" w14:textId="362D6636" w:rsidR="00094052" w:rsidRPr="00094052" w:rsidRDefault="00094052" w:rsidP="00094052">
      <w:pPr>
        <w:pStyle w:val="Heading3"/>
      </w:pPr>
      <w:r>
        <w:t>Array BOM</w:t>
      </w:r>
    </w:p>
    <w:tbl>
      <w:tblPr>
        <w:tblW w:w="8320" w:type="dxa"/>
        <w:tblLook w:val="04A0" w:firstRow="1" w:lastRow="0" w:firstColumn="1" w:lastColumn="0" w:noHBand="0" w:noVBand="1"/>
      </w:tblPr>
      <w:tblGrid>
        <w:gridCol w:w="2080"/>
        <w:gridCol w:w="2080"/>
        <w:gridCol w:w="2080"/>
        <w:gridCol w:w="2080"/>
      </w:tblGrid>
      <w:tr w:rsidR="00094052" w:rsidRPr="00094052" w14:paraId="2B02F348" w14:textId="77777777" w:rsidTr="0009405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D3D3D3"/>
            <w:noWrap/>
            <w:vAlign w:val="bottom"/>
            <w:hideMark/>
          </w:tcPr>
          <w:p w14:paraId="3C3E7E95" w14:textId="77777777" w:rsidR="00094052" w:rsidRPr="00094052" w:rsidRDefault="00094052" w:rsidP="00094052">
            <w:pPr>
              <w:spacing w:after="0" w:line="240" w:lineRule="auto"/>
              <w:rPr>
                <w:rFonts w:ascii="Calibri" w:eastAsia="Times New Roman" w:hAnsi="Calibri" w:cs="Calibri"/>
                <w:b/>
                <w:bCs/>
                <w:color w:val="000000"/>
                <w:lang w:eastAsia="en-GB"/>
              </w:rPr>
            </w:pPr>
            <w:r w:rsidRPr="00094052">
              <w:rPr>
                <w:rFonts w:ascii="Calibri" w:eastAsia="Times New Roman" w:hAnsi="Calibri" w:cs="Calibri"/>
                <w:b/>
                <w:bCs/>
                <w:color w:val="000000"/>
                <w:lang w:eastAsia="en-GB"/>
              </w:rPr>
              <w:t>Comment</w:t>
            </w:r>
          </w:p>
        </w:tc>
        <w:tc>
          <w:tcPr>
            <w:tcW w:w="2080" w:type="dxa"/>
            <w:tcBorders>
              <w:top w:val="single" w:sz="4" w:space="0" w:color="auto"/>
              <w:left w:val="nil"/>
              <w:bottom w:val="single" w:sz="4" w:space="0" w:color="auto"/>
              <w:right w:val="single" w:sz="4" w:space="0" w:color="auto"/>
            </w:tcBorders>
            <w:shd w:val="clear" w:color="000000" w:fill="D3D3D3"/>
            <w:noWrap/>
            <w:vAlign w:val="bottom"/>
            <w:hideMark/>
          </w:tcPr>
          <w:p w14:paraId="448AEF79" w14:textId="77777777" w:rsidR="00094052" w:rsidRPr="00094052" w:rsidRDefault="00094052" w:rsidP="00094052">
            <w:pPr>
              <w:spacing w:after="0" w:line="240" w:lineRule="auto"/>
              <w:rPr>
                <w:rFonts w:ascii="Calibri" w:eastAsia="Times New Roman" w:hAnsi="Calibri" w:cs="Calibri"/>
                <w:b/>
                <w:bCs/>
                <w:color w:val="000000"/>
                <w:lang w:eastAsia="en-GB"/>
              </w:rPr>
            </w:pPr>
            <w:r w:rsidRPr="00094052">
              <w:rPr>
                <w:rFonts w:ascii="Calibri" w:eastAsia="Times New Roman" w:hAnsi="Calibri" w:cs="Calibri"/>
                <w:b/>
                <w:bCs/>
                <w:color w:val="000000"/>
                <w:lang w:eastAsia="en-GB"/>
              </w:rPr>
              <w:t>Designator</w:t>
            </w:r>
          </w:p>
        </w:tc>
        <w:tc>
          <w:tcPr>
            <w:tcW w:w="2080" w:type="dxa"/>
            <w:tcBorders>
              <w:top w:val="single" w:sz="4" w:space="0" w:color="auto"/>
              <w:left w:val="nil"/>
              <w:bottom w:val="single" w:sz="4" w:space="0" w:color="auto"/>
              <w:right w:val="single" w:sz="4" w:space="0" w:color="auto"/>
            </w:tcBorders>
            <w:shd w:val="clear" w:color="000000" w:fill="D3D3D3"/>
            <w:noWrap/>
            <w:vAlign w:val="bottom"/>
            <w:hideMark/>
          </w:tcPr>
          <w:p w14:paraId="2111CA87" w14:textId="77777777" w:rsidR="00094052" w:rsidRPr="00094052" w:rsidRDefault="00094052" w:rsidP="00094052">
            <w:pPr>
              <w:spacing w:after="0" w:line="240" w:lineRule="auto"/>
              <w:rPr>
                <w:rFonts w:ascii="Calibri" w:eastAsia="Times New Roman" w:hAnsi="Calibri" w:cs="Calibri"/>
                <w:b/>
                <w:bCs/>
                <w:color w:val="000000"/>
                <w:lang w:eastAsia="en-GB"/>
              </w:rPr>
            </w:pPr>
            <w:r w:rsidRPr="00094052">
              <w:rPr>
                <w:rFonts w:ascii="Calibri" w:eastAsia="Times New Roman" w:hAnsi="Calibri" w:cs="Calibri"/>
                <w:b/>
                <w:bCs/>
                <w:color w:val="000000"/>
                <w:lang w:eastAsia="en-GB"/>
              </w:rPr>
              <w:t>Footprint</w:t>
            </w:r>
          </w:p>
        </w:tc>
        <w:tc>
          <w:tcPr>
            <w:tcW w:w="2080" w:type="dxa"/>
            <w:tcBorders>
              <w:top w:val="single" w:sz="4" w:space="0" w:color="auto"/>
              <w:left w:val="nil"/>
              <w:bottom w:val="single" w:sz="4" w:space="0" w:color="auto"/>
              <w:right w:val="single" w:sz="4" w:space="0" w:color="auto"/>
            </w:tcBorders>
            <w:shd w:val="clear" w:color="000000" w:fill="D3D3D3"/>
            <w:noWrap/>
            <w:vAlign w:val="bottom"/>
            <w:hideMark/>
          </w:tcPr>
          <w:p w14:paraId="42936127" w14:textId="77777777" w:rsidR="00094052" w:rsidRPr="00094052" w:rsidRDefault="00094052" w:rsidP="00094052">
            <w:pPr>
              <w:spacing w:after="0" w:line="240" w:lineRule="auto"/>
              <w:rPr>
                <w:rFonts w:ascii="Calibri" w:eastAsia="Times New Roman" w:hAnsi="Calibri" w:cs="Calibri"/>
                <w:b/>
                <w:bCs/>
                <w:color w:val="000000"/>
                <w:lang w:eastAsia="en-GB"/>
              </w:rPr>
            </w:pPr>
            <w:r w:rsidRPr="00094052">
              <w:rPr>
                <w:rFonts w:ascii="Calibri" w:eastAsia="Times New Roman" w:hAnsi="Calibri" w:cs="Calibri"/>
                <w:b/>
                <w:bCs/>
                <w:color w:val="000000"/>
                <w:lang w:eastAsia="en-GB"/>
              </w:rPr>
              <w:t>Quantity</w:t>
            </w:r>
          </w:p>
        </w:tc>
      </w:tr>
      <w:tr w:rsidR="00094052" w:rsidRPr="00094052" w14:paraId="6AB99785" w14:textId="77777777" w:rsidTr="00094052">
        <w:trPr>
          <w:trHeight w:val="3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B3BCA07"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EMIT</w:t>
            </w:r>
          </w:p>
        </w:tc>
        <w:tc>
          <w:tcPr>
            <w:tcW w:w="2080" w:type="dxa"/>
            <w:tcBorders>
              <w:top w:val="nil"/>
              <w:left w:val="nil"/>
              <w:bottom w:val="single" w:sz="4" w:space="0" w:color="auto"/>
              <w:right w:val="single" w:sz="4" w:space="0" w:color="auto"/>
            </w:tcBorders>
            <w:shd w:val="clear" w:color="auto" w:fill="auto"/>
            <w:vAlign w:val="bottom"/>
            <w:hideMark/>
          </w:tcPr>
          <w:p w14:paraId="2FC24337"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1, 2, 3, 4, 5, 6, 7, 8, 9, 10, 11, 12, 13, 14, 15, 16, 17, 18, 19, 20, 21, 22, 23, 24, 25, 26, 27, 28, 29, 30, 31, 32, 33, 34, 35, 36, 37, 38, 39, 40, 41, 42, 43, 44, 45, 46, 47, 48, 49, 50, 51, 52, 53, 54, 55, 56, 57, 58, 59, 60, 61, 62, 63, 64</w:t>
            </w:r>
          </w:p>
        </w:tc>
        <w:tc>
          <w:tcPr>
            <w:tcW w:w="2080" w:type="dxa"/>
            <w:tcBorders>
              <w:top w:val="nil"/>
              <w:left w:val="nil"/>
              <w:bottom w:val="single" w:sz="4" w:space="0" w:color="auto"/>
              <w:right w:val="single" w:sz="4" w:space="0" w:color="auto"/>
            </w:tcBorders>
            <w:shd w:val="clear" w:color="auto" w:fill="auto"/>
            <w:noWrap/>
            <w:vAlign w:val="bottom"/>
            <w:hideMark/>
          </w:tcPr>
          <w:p w14:paraId="4A995232"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TRANSDUCER</w:t>
            </w:r>
          </w:p>
        </w:tc>
        <w:tc>
          <w:tcPr>
            <w:tcW w:w="2080" w:type="dxa"/>
            <w:tcBorders>
              <w:top w:val="nil"/>
              <w:left w:val="nil"/>
              <w:bottom w:val="single" w:sz="4" w:space="0" w:color="auto"/>
              <w:right w:val="single" w:sz="4" w:space="0" w:color="auto"/>
            </w:tcBorders>
            <w:shd w:val="clear" w:color="auto" w:fill="auto"/>
            <w:noWrap/>
            <w:vAlign w:val="bottom"/>
            <w:hideMark/>
          </w:tcPr>
          <w:p w14:paraId="76F3315C" w14:textId="77777777" w:rsidR="00094052" w:rsidRPr="00094052" w:rsidRDefault="00094052" w:rsidP="00094052">
            <w:pPr>
              <w:spacing w:after="0" w:line="240" w:lineRule="auto"/>
              <w:jc w:val="right"/>
              <w:rPr>
                <w:rFonts w:ascii="Calibri" w:eastAsia="Times New Roman" w:hAnsi="Calibri" w:cs="Calibri"/>
                <w:color w:val="000000"/>
                <w:lang w:eastAsia="en-GB"/>
              </w:rPr>
            </w:pPr>
            <w:r w:rsidRPr="00094052">
              <w:rPr>
                <w:rFonts w:ascii="Calibri" w:eastAsia="Times New Roman" w:hAnsi="Calibri" w:cs="Calibri"/>
                <w:color w:val="000000"/>
                <w:lang w:eastAsia="en-GB"/>
              </w:rPr>
              <w:t>64</w:t>
            </w:r>
          </w:p>
        </w:tc>
      </w:tr>
      <w:tr w:rsidR="00094052" w:rsidRPr="00094052" w14:paraId="3E82B528" w14:textId="77777777" w:rsidTr="00094052">
        <w:trPr>
          <w:trHeight w:val="3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CF6C851"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 xml:space="preserve">0.1 </w:t>
            </w:r>
            <w:proofErr w:type="spellStart"/>
            <w:r w:rsidRPr="00094052">
              <w:rPr>
                <w:rFonts w:ascii="Calibri" w:eastAsia="Times New Roman" w:hAnsi="Calibri" w:cs="Calibri"/>
                <w:color w:val="000000"/>
                <w:lang w:eastAsia="en-GB"/>
              </w:rPr>
              <w:t>uF</w:t>
            </w:r>
            <w:proofErr w:type="spellEnd"/>
          </w:p>
        </w:tc>
        <w:tc>
          <w:tcPr>
            <w:tcW w:w="2080" w:type="dxa"/>
            <w:tcBorders>
              <w:top w:val="nil"/>
              <w:left w:val="nil"/>
              <w:bottom w:val="single" w:sz="4" w:space="0" w:color="auto"/>
              <w:right w:val="single" w:sz="4" w:space="0" w:color="auto"/>
            </w:tcBorders>
            <w:shd w:val="clear" w:color="auto" w:fill="auto"/>
            <w:vAlign w:val="bottom"/>
            <w:hideMark/>
          </w:tcPr>
          <w:p w14:paraId="526FC70F"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C1.1, C1.10, C1.11, C1.12, C1.13, C1.14, C1.15, C1.16, C1.17, C1.18, C1.19, C1.2, C1.20, C1.21, C1.22, C1.23, C1.24, C1.25, C1.26, C1.27, C1.28, C1.29, C1.3, C1.30, C1.31, C1.32, C1.4, C1.5, C1.6, C1.7, C1.8, C1.9</w:t>
            </w:r>
          </w:p>
        </w:tc>
        <w:tc>
          <w:tcPr>
            <w:tcW w:w="2080" w:type="dxa"/>
            <w:tcBorders>
              <w:top w:val="nil"/>
              <w:left w:val="nil"/>
              <w:bottom w:val="single" w:sz="4" w:space="0" w:color="auto"/>
              <w:right w:val="single" w:sz="4" w:space="0" w:color="auto"/>
            </w:tcBorders>
            <w:shd w:val="clear" w:color="auto" w:fill="auto"/>
            <w:noWrap/>
            <w:vAlign w:val="bottom"/>
            <w:hideMark/>
          </w:tcPr>
          <w:p w14:paraId="25345933"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CAP0805 - CERAMIC</w:t>
            </w:r>
          </w:p>
        </w:tc>
        <w:tc>
          <w:tcPr>
            <w:tcW w:w="2080" w:type="dxa"/>
            <w:tcBorders>
              <w:top w:val="nil"/>
              <w:left w:val="nil"/>
              <w:bottom w:val="single" w:sz="4" w:space="0" w:color="auto"/>
              <w:right w:val="single" w:sz="4" w:space="0" w:color="auto"/>
            </w:tcBorders>
            <w:shd w:val="clear" w:color="auto" w:fill="auto"/>
            <w:noWrap/>
            <w:vAlign w:val="bottom"/>
            <w:hideMark/>
          </w:tcPr>
          <w:p w14:paraId="644ECFB1" w14:textId="77777777" w:rsidR="00094052" w:rsidRPr="00094052" w:rsidRDefault="00094052" w:rsidP="00094052">
            <w:pPr>
              <w:spacing w:after="0" w:line="240" w:lineRule="auto"/>
              <w:jc w:val="right"/>
              <w:rPr>
                <w:rFonts w:ascii="Calibri" w:eastAsia="Times New Roman" w:hAnsi="Calibri" w:cs="Calibri"/>
                <w:color w:val="000000"/>
                <w:lang w:eastAsia="en-GB"/>
              </w:rPr>
            </w:pPr>
            <w:r w:rsidRPr="00094052">
              <w:rPr>
                <w:rFonts w:ascii="Calibri" w:eastAsia="Times New Roman" w:hAnsi="Calibri" w:cs="Calibri"/>
                <w:color w:val="000000"/>
                <w:lang w:eastAsia="en-GB"/>
              </w:rPr>
              <w:t>32</w:t>
            </w:r>
          </w:p>
        </w:tc>
      </w:tr>
      <w:tr w:rsidR="00094052" w:rsidRPr="00094052" w14:paraId="2C1F44DC" w14:textId="77777777" w:rsidTr="0009405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76CA309"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B27c-2x10-BSAB1-G</w:t>
            </w:r>
          </w:p>
        </w:tc>
        <w:tc>
          <w:tcPr>
            <w:tcW w:w="2080" w:type="dxa"/>
            <w:tcBorders>
              <w:top w:val="nil"/>
              <w:left w:val="nil"/>
              <w:bottom w:val="single" w:sz="4" w:space="0" w:color="auto"/>
              <w:right w:val="single" w:sz="4" w:space="0" w:color="auto"/>
            </w:tcBorders>
            <w:shd w:val="clear" w:color="auto" w:fill="auto"/>
            <w:vAlign w:val="bottom"/>
            <w:hideMark/>
          </w:tcPr>
          <w:p w14:paraId="5DB77280"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J1, J2, J3, J4</w:t>
            </w:r>
          </w:p>
        </w:tc>
        <w:tc>
          <w:tcPr>
            <w:tcW w:w="2080" w:type="dxa"/>
            <w:tcBorders>
              <w:top w:val="nil"/>
              <w:left w:val="nil"/>
              <w:bottom w:val="single" w:sz="4" w:space="0" w:color="auto"/>
              <w:right w:val="single" w:sz="4" w:space="0" w:color="auto"/>
            </w:tcBorders>
            <w:shd w:val="clear" w:color="auto" w:fill="auto"/>
            <w:noWrap/>
            <w:vAlign w:val="bottom"/>
            <w:hideMark/>
          </w:tcPr>
          <w:p w14:paraId="61B0775C"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B27C SMT2X10</w:t>
            </w:r>
          </w:p>
        </w:tc>
        <w:tc>
          <w:tcPr>
            <w:tcW w:w="2080" w:type="dxa"/>
            <w:tcBorders>
              <w:top w:val="nil"/>
              <w:left w:val="nil"/>
              <w:bottom w:val="single" w:sz="4" w:space="0" w:color="auto"/>
              <w:right w:val="single" w:sz="4" w:space="0" w:color="auto"/>
            </w:tcBorders>
            <w:shd w:val="clear" w:color="auto" w:fill="auto"/>
            <w:noWrap/>
            <w:vAlign w:val="bottom"/>
            <w:hideMark/>
          </w:tcPr>
          <w:p w14:paraId="49DFDC9D" w14:textId="77777777" w:rsidR="00094052" w:rsidRPr="00094052" w:rsidRDefault="00094052" w:rsidP="00094052">
            <w:pPr>
              <w:spacing w:after="0" w:line="240" w:lineRule="auto"/>
              <w:jc w:val="right"/>
              <w:rPr>
                <w:rFonts w:ascii="Calibri" w:eastAsia="Times New Roman" w:hAnsi="Calibri" w:cs="Calibri"/>
                <w:color w:val="000000"/>
                <w:lang w:eastAsia="en-GB"/>
              </w:rPr>
            </w:pPr>
            <w:r w:rsidRPr="00094052">
              <w:rPr>
                <w:rFonts w:ascii="Calibri" w:eastAsia="Times New Roman" w:hAnsi="Calibri" w:cs="Calibri"/>
                <w:color w:val="000000"/>
                <w:lang w:eastAsia="en-GB"/>
              </w:rPr>
              <w:t>4</w:t>
            </w:r>
          </w:p>
        </w:tc>
      </w:tr>
      <w:tr w:rsidR="00094052" w:rsidRPr="00094052" w14:paraId="104CA965" w14:textId="77777777" w:rsidTr="00094052">
        <w:trPr>
          <w:trHeight w:val="3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6A16CE2"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MOSFET Driver</w:t>
            </w:r>
          </w:p>
        </w:tc>
        <w:tc>
          <w:tcPr>
            <w:tcW w:w="2080" w:type="dxa"/>
            <w:tcBorders>
              <w:top w:val="nil"/>
              <w:left w:val="nil"/>
              <w:bottom w:val="single" w:sz="4" w:space="0" w:color="auto"/>
              <w:right w:val="single" w:sz="4" w:space="0" w:color="auto"/>
            </w:tcBorders>
            <w:shd w:val="clear" w:color="auto" w:fill="auto"/>
            <w:vAlign w:val="bottom"/>
            <w:hideMark/>
          </w:tcPr>
          <w:p w14:paraId="39DB0673"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U1.1, U1.10, U1.11, U1.12, U1.13, U1.14, U1.15, U1.16, U1.17, U1.18, U1.19, U1.2, U1.20, U1.21, U1.22, U1.23, U1.24, U1.25, U1.26, U1.27, U1.28, U1.29, U1.3, U1.30, U1.31, U1.32, U1.4, U1.5, U1.6, U1.7, U1.8, U1.9</w:t>
            </w:r>
          </w:p>
        </w:tc>
        <w:tc>
          <w:tcPr>
            <w:tcW w:w="2080" w:type="dxa"/>
            <w:tcBorders>
              <w:top w:val="nil"/>
              <w:left w:val="nil"/>
              <w:bottom w:val="single" w:sz="4" w:space="0" w:color="auto"/>
              <w:right w:val="single" w:sz="4" w:space="0" w:color="auto"/>
            </w:tcBorders>
            <w:shd w:val="clear" w:color="auto" w:fill="auto"/>
            <w:noWrap/>
            <w:vAlign w:val="bottom"/>
            <w:hideMark/>
          </w:tcPr>
          <w:p w14:paraId="22933648"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MIC4127YME</w:t>
            </w:r>
          </w:p>
        </w:tc>
        <w:tc>
          <w:tcPr>
            <w:tcW w:w="2080" w:type="dxa"/>
            <w:tcBorders>
              <w:top w:val="nil"/>
              <w:left w:val="nil"/>
              <w:bottom w:val="single" w:sz="4" w:space="0" w:color="auto"/>
              <w:right w:val="single" w:sz="4" w:space="0" w:color="auto"/>
            </w:tcBorders>
            <w:shd w:val="clear" w:color="auto" w:fill="auto"/>
            <w:noWrap/>
            <w:vAlign w:val="bottom"/>
            <w:hideMark/>
          </w:tcPr>
          <w:p w14:paraId="04962D18" w14:textId="77777777" w:rsidR="00094052" w:rsidRPr="00094052" w:rsidRDefault="00094052" w:rsidP="00094052">
            <w:pPr>
              <w:spacing w:after="0" w:line="240" w:lineRule="auto"/>
              <w:jc w:val="right"/>
              <w:rPr>
                <w:rFonts w:ascii="Calibri" w:eastAsia="Times New Roman" w:hAnsi="Calibri" w:cs="Calibri"/>
                <w:color w:val="000000"/>
                <w:lang w:eastAsia="en-GB"/>
              </w:rPr>
            </w:pPr>
            <w:r w:rsidRPr="00094052">
              <w:rPr>
                <w:rFonts w:ascii="Calibri" w:eastAsia="Times New Roman" w:hAnsi="Calibri" w:cs="Calibri"/>
                <w:color w:val="000000"/>
                <w:lang w:eastAsia="en-GB"/>
              </w:rPr>
              <w:t>32</w:t>
            </w:r>
          </w:p>
        </w:tc>
      </w:tr>
    </w:tbl>
    <w:p w14:paraId="78ADE4BD" w14:textId="77777777" w:rsidR="0045136D" w:rsidRDefault="0045136D" w:rsidP="0045136D"/>
    <w:p w14:paraId="3281DF0F" w14:textId="77777777" w:rsidR="00094052" w:rsidRDefault="00094052">
      <w:r>
        <w:br w:type="page"/>
      </w:r>
    </w:p>
    <w:p w14:paraId="3187B06C" w14:textId="77777777" w:rsidR="00094052" w:rsidRDefault="00094052" w:rsidP="00094052">
      <w:pPr>
        <w:pStyle w:val="Heading3"/>
      </w:pPr>
      <w:r>
        <w:lastRenderedPageBreak/>
        <w:t>Controller BOM</w:t>
      </w:r>
    </w:p>
    <w:tbl>
      <w:tblPr>
        <w:tblW w:w="5186" w:type="pct"/>
        <w:tblLayout w:type="fixed"/>
        <w:tblLook w:val="04A0" w:firstRow="1" w:lastRow="0" w:firstColumn="1" w:lastColumn="0" w:noHBand="0" w:noVBand="1"/>
      </w:tblPr>
      <w:tblGrid>
        <w:gridCol w:w="1982"/>
        <w:gridCol w:w="1507"/>
        <w:gridCol w:w="1405"/>
        <w:gridCol w:w="3039"/>
        <w:gridCol w:w="1418"/>
      </w:tblGrid>
      <w:tr w:rsidR="007E2819" w:rsidRPr="007E2819" w14:paraId="753E2F10" w14:textId="77777777" w:rsidTr="007E2819">
        <w:trPr>
          <w:trHeight w:val="300"/>
        </w:trPr>
        <w:tc>
          <w:tcPr>
            <w:tcW w:w="1059" w:type="pct"/>
            <w:tcBorders>
              <w:top w:val="single" w:sz="4" w:space="0" w:color="auto"/>
              <w:left w:val="single" w:sz="4" w:space="0" w:color="auto"/>
              <w:bottom w:val="single" w:sz="4" w:space="0" w:color="auto"/>
              <w:right w:val="single" w:sz="4" w:space="0" w:color="auto"/>
            </w:tcBorders>
            <w:shd w:val="clear" w:color="000000" w:fill="D3D3D3"/>
            <w:noWrap/>
            <w:vAlign w:val="bottom"/>
            <w:hideMark/>
          </w:tcPr>
          <w:p w14:paraId="0C31A63E" w14:textId="77777777" w:rsidR="007E2819" w:rsidRPr="007E2819" w:rsidRDefault="007E2819" w:rsidP="007E2819">
            <w:pPr>
              <w:spacing w:after="0" w:line="240" w:lineRule="auto"/>
              <w:rPr>
                <w:rFonts w:ascii="Calibri" w:eastAsia="Times New Roman" w:hAnsi="Calibri" w:cs="Calibri"/>
                <w:b/>
                <w:bCs/>
                <w:color w:val="000000"/>
                <w:lang w:eastAsia="en-GB"/>
              </w:rPr>
            </w:pPr>
            <w:r w:rsidRPr="007E2819">
              <w:rPr>
                <w:rFonts w:ascii="Calibri" w:eastAsia="Times New Roman" w:hAnsi="Calibri" w:cs="Calibri"/>
                <w:b/>
                <w:bCs/>
                <w:color w:val="000000"/>
                <w:lang w:eastAsia="en-GB"/>
              </w:rPr>
              <w:t>Comment</w:t>
            </w:r>
          </w:p>
        </w:tc>
        <w:tc>
          <w:tcPr>
            <w:tcW w:w="806" w:type="pct"/>
            <w:tcBorders>
              <w:top w:val="single" w:sz="4" w:space="0" w:color="auto"/>
              <w:left w:val="nil"/>
              <w:bottom w:val="single" w:sz="4" w:space="0" w:color="auto"/>
              <w:right w:val="single" w:sz="4" w:space="0" w:color="auto"/>
            </w:tcBorders>
            <w:shd w:val="clear" w:color="000000" w:fill="D3D3D3"/>
            <w:noWrap/>
            <w:vAlign w:val="bottom"/>
            <w:hideMark/>
          </w:tcPr>
          <w:p w14:paraId="67C36061" w14:textId="77777777" w:rsidR="007E2819" w:rsidRPr="007E2819" w:rsidRDefault="007E2819" w:rsidP="007E2819">
            <w:pPr>
              <w:spacing w:after="0" w:line="240" w:lineRule="auto"/>
              <w:rPr>
                <w:rFonts w:ascii="Calibri" w:eastAsia="Times New Roman" w:hAnsi="Calibri" w:cs="Calibri"/>
                <w:b/>
                <w:bCs/>
                <w:color w:val="000000"/>
                <w:lang w:eastAsia="en-GB"/>
              </w:rPr>
            </w:pPr>
            <w:r w:rsidRPr="007E2819">
              <w:rPr>
                <w:rFonts w:ascii="Calibri" w:eastAsia="Times New Roman" w:hAnsi="Calibri" w:cs="Calibri"/>
                <w:b/>
                <w:bCs/>
                <w:color w:val="000000"/>
                <w:lang w:eastAsia="en-GB"/>
              </w:rPr>
              <w:t>Description</w:t>
            </w:r>
          </w:p>
        </w:tc>
        <w:tc>
          <w:tcPr>
            <w:tcW w:w="751" w:type="pct"/>
            <w:tcBorders>
              <w:top w:val="single" w:sz="4" w:space="0" w:color="auto"/>
              <w:left w:val="nil"/>
              <w:bottom w:val="single" w:sz="4" w:space="0" w:color="auto"/>
              <w:right w:val="single" w:sz="4" w:space="0" w:color="auto"/>
            </w:tcBorders>
            <w:shd w:val="clear" w:color="000000" w:fill="D3D3D3"/>
            <w:noWrap/>
            <w:vAlign w:val="bottom"/>
            <w:hideMark/>
          </w:tcPr>
          <w:p w14:paraId="4D554A7F" w14:textId="77777777" w:rsidR="007E2819" w:rsidRPr="007E2819" w:rsidRDefault="007E2819" w:rsidP="007E2819">
            <w:pPr>
              <w:spacing w:after="0" w:line="240" w:lineRule="auto"/>
              <w:rPr>
                <w:rFonts w:ascii="Calibri" w:eastAsia="Times New Roman" w:hAnsi="Calibri" w:cs="Calibri"/>
                <w:b/>
                <w:bCs/>
                <w:color w:val="000000"/>
                <w:lang w:eastAsia="en-GB"/>
              </w:rPr>
            </w:pPr>
            <w:r w:rsidRPr="007E2819">
              <w:rPr>
                <w:rFonts w:ascii="Calibri" w:eastAsia="Times New Roman" w:hAnsi="Calibri" w:cs="Calibri"/>
                <w:b/>
                <w:bCs/>
                <w:color w:val="000000"/>
                <w:lang w:eastAsia="en-GB"/>
              </w:rPr>
              <w:t>Designator</w:t>
            </w:r>
          </w:p>
        </w:tc>
        <w:tc>
          <w:tcPr>
            <w:tcW w:w="1625" w:type="pct"/>
            <w:tcBorders>
              <w:top w:val="single" w:sz="4" w:space="0" w:color="auto"/>
              <w:left w:val="nil"/>
              <w:bottom w:val="single" w:sz="4" w:space="0" w:color="auto"/>
              <w:right w:val="single" w:sz="4" w:space="0" w:color="auto"/>
            </w:tcBorders>
            <w:shd w:val="clear" w:color="000000" w:fill="D3D3D3"/>
            <w:noWrap/>
            <w:vAlign w:val="bottom"/>
            <w:hideMark/>
          </w:tcPr>
          <w:p w14:paraId="5C17BB22" w14:textId="77777777" w:rsidR="007E2819" w:rsidRPr="007E2819" w:rsidRDefault="007E2819" w:rsidP="007E2819">
            <w:pPr>
              <w:spacing w:after="0" w:line="240" w:lineRule="auto"/>
              <w:rPr>
                <w:rFonts w:ascii="Calibri" w:eastAsia="Times New Roman" w:hAnsi="Calibri" w:cs="Calibri"/>
                <w:b/>
                <w:bCs/>
                <w:color w:val="000000"/>
                <w:lang w:eastAsia="en-GB"/>
              </w:rPr>
            </w:pPr>
            <w:r w:rsidRPr="007E2819">
              <w:rPr>
                <w:rFonts w:ascii="Calibri" w:eastAsia="Times New Roman" w:hAnsi="Calibri" w:cs="Calibri"/>
                <w:b/>
                <w:bCs/>
                <w:color w:val="000000"/>
                <w:lang w:eastAsia="en-GB"/>
              </w:rPr>
              <w:t>Footprint</w:t>
            </w:r>
          </w:p>
        </w:tc>
        <w:tc>
          <w:tcPr>
            <w:tcW w:w="758" w:type="pct"/>
            <w:tcBorders>
              <w:top w:val="single" w:sz="4" w:space="0" w:color="auto"/>
              <w:left w:val="nil"/>
              <w:bottom w:val="single" w:sz="4" w:space="0" w:color="auto"/>
              <w:right w:val="single" w:sz="4" w:space="0" w:color="auto"/>
            </w:tcBorders>
            <w:shd w:val="clear" w:color="000000" w:fill="D3D3D3"/>
            <w:noWrap/>
            <w:vAlign w:val="bottom"/>
            <w:hideMark/>
          </w:tcPr>
          <w:p w14:paraId="1572EEC1" w14:textId="77777777" w:rsidR="007E2819" w:rsidRPr="007E2819" w:rsidRDefault="007E2819" w:rsidP="007E2819">
            <w:pPr>
              <w:spacing w:after="0" w:line="240" w:lineRule="auto"/>
              <w:rPr>
                <w:rFonts w:ascii="Calibri" w:eastAsia="Times New Roman" w:hAnsi="Calibri" w:cs="Calibri"/>
                <w:b/>
                <w:bCs/>
                <w:color w:val="000000"/>
                <w:lang w:eastAsia="en-GB"/>
              </w:rPr>
            </w:pPr>
            <w:r w:rsidRPr="007E2819">
              <w:rPr>
                <w:rFonts w:ascii="Calibri" w:eastAsia="Times New Roman" w:hAnsi="Calibri" w:cs="Calibri"/>
                <w:b/>
                <w:bCs/>
                <w:color w:val="000000"/>
                <w:lang w:eastAsia="en-GB"/>
              </w:rPr>
              <w:t>Quantity</w:t>
            </w:r>
          </w:p>
        </w:tc>
      </w:tr>
      <w:tr w:rsidR="007E2819" w:rsidRPr="007E2819" w14:paraId="23FE0773"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6DA0678E"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OKI-78SR-5</w:t>
            </w:r>
          </w:p>
        </w:tc>
        <w:tc>
          <w:tcPr>
            <w:tcW w:w="806" w:type="pct"/>
            <w:tcBorders>
              <w:top w:val="nil"/>
              <w:left w:val="nil"/>
              <w:bottom w:val="single" w:sz="4" w:space="0" w:color="auto"/>
              <w:right w:val="single" w:sz="4" w:space="0" w:color="auto"/>
            </w:tcBorders>
            <w:shd w:val="clear" w:color="auto" w:fill="auto"/>
            <w:vAlign w:val="bottom"/>
            <w:hideMark/>
          </w:tcPr>
          <w:p w14:paraId="3DB19E69"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Voltage Regulator</w:t>
            </w:r>
          </w:p>
        </w:tc>
        <w:tc>
          <w:tcPr>
            <w:tcW w:w="751" w:type="pct"/>
            <w:tcBorders>
              <w:top w:val="nil"/>
              <w:left w:val="nil"/>
              <w:bottom w:val="single" w:sz="4" w:space="0" w:color="auto"/>
              <w:right w:val="single" w:sz="4" w:space="0" w:color="auto"/>
            </w:tcBorders>
            <w:shd w:val="clear" w:color="auto" w:fill="auto"/>
            <w:vAlign w:val="bottom"/>
            <w:hideMark/>
          </w:tcPr>
          <w:p w14:paraId="6216E44E"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5VREG</w:t>
            </w:r>
          </w:p>
        </w:tc>
        <w:tc>
          <w:tcPr>
            <w:tcW w:w="1625" w:type="pct"/>
            <w:tcBorders>
              <w:top w:val="nil"/>
              <w:left w:val="nil"/>
              <w:bottom w:val="single" w:sz="4" w:space="0" w:color="auto"/>
              <w:right w:val="single" w:sz="4" w:space="0" w:color="auto"/>
            </w:tcBorders>
            <w:shd w:val="clear" w:color="auto" w:fill="auto"/>
            <w:vAlign w:val="bottom"/>
            <w:hideMark/>
          </w:tcPr>
          <w:p w14:paraId="23416D16"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OOKA-78SR</w:t>
            </w:r>
          </w:p>
        </w:tc>
        <w:tc>
          <w:tcPr>
            <w:tcW w:w="758" w:type="pct"/>
            <w:tcBorders>
              <w:top w:val="nil"/>
              <w:left w:val="nil"/>
              <w:bottom w:val="single" w:sz="4" w:space="0" w:color="auto"/>
              <w:right w:val="single" w:sz="4" w:space="0" w:color="auto"/>
            </w:tcBorders>
            <w:shd w:val="clear" w:color="auto" w:fill="auto"/>
            <w:vAlign w:val="bottom"/>
            <w:hideMark/>
          </w:tcPr>
          <w:p w14:paraId="2002BC49"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50BF0262"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637092D4"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GRM32ER71A476ME15L</w:t>
            </w:r>
          </w:p>
        </w:tc>
        <w:tc>
          <w:tcPr>
            <w:tcW w:w="806" w:type="pct"/>
            <w:tcBorders>
              <w:top w:val="nil"/>
              <w:left w:val="nil"/>
              <w:bottom w:val="single" w:sz="4" w:space="0" w:color="auto"/>
              <w:right w:val="single" w:sz="4" w:space="0" w:color="auto"/>
            </w:tcBorders>
            <w:shd w:val="clear" w:color="auto" w:fill="auto"/>
            <w:vAlign w:val="bottom"/>
            <w:hideMark/>
          </w:tcPr>
          <w:p w14:paraId="70BDB6DD"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391D330C"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C1</w:t>
            </w:r>
          </w:p>
        </w:tc>
        <w:tc>
          <w:tcPr>
            <w:tcW w:w="1625" w:type="pct"/>
            <w:tcBorders>
              <w:top w:val="nil"/>
              <w:left w:val="nil"/>
              <w:bottom w:val="single" w:sz="4" w:space="0" w:color="auto"/>
              <w:right w:val="single" w:sz="4" w:space="0" w:color="auto"/>
            </w:tcBorders>
            <w:shd w:val="clear" w:color="auto" w:fill="auto"/>
            <w:vAlign w:val="bottom"/>
            <w:hideMark/>
          </w:tcPr>
          <w:p w14:paraId="303C2974"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EIA6032-NOM</w:t>
            </w:r>
          </w:p>
        </w:tc>
        <w:tc>
          <w:tcPr>
            <w:tcW w:w="758" w:type="pct"/>
            <w:tcBorders>
              <w:top w:val="nil"/>
              <w:left w:val="nil"/>
              <w:bottom w:val="single" w:sz="4" w:space="0" w:color="auto"/>
              <w:right w:val="single" w:sz="4" w:space="0" w:color="auto"/>
            </w:tcBorders>
            <w:shd w:val="clear" w:color="auto" w:fill="auto"/>
            <w:vAlign w:val="bottom"/>
            <w:hideMark/>
          </w:tcPr>
          <w:p w14:paraId="0F0F15AB"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2B9C579C"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4ACB4B75"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0.33uF</w:t>
            </w:r>
          </w:p>
        </w:tc>
        <w:tc>
          <w:tcPr>
            <w:tcW w:w="806" w:type="pct"/>
            <w:tcBorders>
              <w:top w:val="nil"/>
              <w:left w:val="nil"/>
              <w:bottom w:val="single" w:sz="4" w:space="0" w:color="auto"/>
              <w:right w:val="single" w:sz="4" w:space="0" w:color="auto"/>
            </w:tcBorders>
            <w:shd w:val="clear" w:color="auto" w:fill="auto"/>
            <w:vAlign w:val="bottom"/>
            <w:hideMark/>
          </w:tcPr>
          <w:p w14:paraId="741AA9E2"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3DF42FE6"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C2</w:t>
            </w:r>
          </w:p>
        </w:tc>
        <w:tc>
          <w:tcPr>
            <w:tcW w:w="1625" w:type="pct"/>
            <w:tcBorders>
              <w:top w:val="nil"/>
              <w:left w:val="nil"/>
              <w:bottom w:val="single" w:sz="4" w:space="0" w:color="auto"/>
              <w:right w:val="single" w:sz="4" w:space="0" w:color="auto"/>
            </w:tcBorders>
            <w:shd w:val="clear" w:color="auto" w:fill="auto"/>
            <w:vAlign w:val="bottom"/>
            <w:hideMark/>
          </w:tcPr>
          <w:p w14:paraId="5BDE5A80"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CAP0805</w:t>
            </w:r>
          </w:p>
        </w:tc>
        <w:tc>
          <w:tcPr>
            <w:tcW w:w="758" w:type="pct"/>
            <w:tcBorders>
              <w:top w:val="nil"/>
              <w:left w:val="nil"/>
              <w:bottom w:val="single" w:sz="4" w:space="0" w:color="auto"/>
              <w:right w:val="single" w:sz="4" w:space="0" w:color="auto"/>
            </w:tcBorders>
            <w:shd w:val="clear" w:color="auto" w:fill="auto"/>
            <w:vAlign w:val="bottom"/>
            <w:hideMark/>
          </w:tcPr>
          <w:p w14:paraId="7C42D96E"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3439E58A"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27D9BEE2" w14:textId="77777777" w:rsidR="007E2819" w:rsidRPr="007E2819" w:rsidRDefault="007E2819" w:rsidP="007E2819">
            <w:pPr>
              <w:spacing w:after="0" w:line="240" w:lineRule="auto"/>
              <w:rPr>
                <w:rFonts w:ascii="Calibri" w:eastAsia="Times New Roman" w:hAnsi="Calibri" w:cs="Calibri"/>
                <w:color w:val="000000"/>
                <w:lang w:eastAsia="en-GB"/>
              </w:rPr>
            </w:pPr>
            <w:proofErr w:type="spellStart"/>
            <w:r w:rsidRPr="007E2819">
              <w:rPr>
                <w:rFonts w:ascii="Calibri" w:eastAsia="Times New Roman" w:hAnsi="Calibri" w:cs="Calibri"/>
                <w:color w:val="000000"/>
                <w:lang w:eastAsia="en-GB"/>
              </w:rPr>
              <w:t>Waveshare</w:t>
            </w:r>
            <w:proofErr w:type="spellEnd"/>
            <w:r w:rsidRPr="007E2819">
              <w:rPr>
                <w:rFonts w:ascii="Calibri" w:eastAsia="Times New Roman" w:hAnsi="Calibri" w:cs="Calibri"/>
                <w:color w:val="000000"/>
                <w:lang w:eastAsia="en-GB"/>
              </w:rPr>
              <w:t xml:space="preserve"> FPGA</w:t>
            </w:r>
          </w:p>
        </w:tc>
        <w:tc>
          <w:tcPr>
            <w:tcW w:w="806" w:type="pct"/>
            <w:tcBorders>
              <w:top w:val="nil"/>
              <w:left w:val="nil"/>
              <w:bottom w:val="single" w:sz="4" w:space="0" w:color="auto"/>
              <w:right w:val="single" w:sz="4" w:space="0" w:color="auto"/>
            </w:tcBorders>
            <w:shd w:val="clear" w:color="auto" w:fill="auto"/>
            <w:vAlign w:val="bottom"/>
            <w:hideMark/>
          </w:tcPr>
          <w:p w14:paraId="677CBB5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372AFCC0"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EP4CE6</w:t>
            </w:r>
          </w:p>
        </w:tc>
        <w:tc>
          <w:tcPr>
            <w:tcW w:w="1625" w:type="pct"/>
            <w:tcBorders>
              <w:top w:val="nil"/>
              <w:left w:val="nil"/>
              <w:bottom w:val="single" w:sz="4" w:space="0" w:color="auto"/>
              <w:right w:val="single" w:sz="4" w:space="0" w:color="auto"/>
            </w:tcBorders>
            <w:shd w:val="clear" w:color="auto" w:fill="auto"/>
            <w:vAlign w:val="bottom"/>
            <w:hideMark/>
          </w:tcPr>
          <w:p w14:paraId="072F21ED"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xml:space="preserve">EP4CE6 </w:t>
            </w:r>
            <w:proofErr w:type="spellStart"/>
            <w:r w:rsidRPr="007E2819">
              <w:rPr>
                <w:rFonts w:ascii="Calibri" w:eastAsia="Times New Roman" w:hAnsi="Calibri" w:cs="Calibri"/>
                <w:color w:val="000000"/>
                <w:lang w:eastAsia="en-GB"/>
              </w:rPr>
              <w:t>Waveshare</w:t>
            </w:r>
            <w:proofErr w:type="spellEnd"/>
            <w:r w:rsidRPr="007E2819">
              <w:rPr>
                <w:rFonts w:ascii="Calibri" w:eastAsia="Times New Roman" w:hAnsi="Calibri" w:cs="Calibri"/>
                <w:color w:val="000000"/>
                <w:lang w:eastAsia="en-GB"/>
              </w:rPr>
              <w:t xml:space="preserve"> FPGA</w:t>
            </w:r>
          </w:p>
        </w:tc>
        <w:tc>
          <w:tcPr>
            <w:tcW w:w="758" w:type="pct"/>
            <w:tcBorders>
              <w:top w:val="nil"/>
              <w:left w:val="nil"/>
              <w:bottom w:val="single" w:sz="4" w:space="0" w:color="auto"/>
              <w:right w:val="single" w:sz="4" w:space="0" w:color="auto"/>
            </w:tcBorders>
            <w:shd w:val="clear" w:color="auto" w:fill="auto"/>
            <w:vAlign w:val="bottom"/>
            <w:hideMark/>
          </w:tcPr>
          <w:p w14:paraId="36354236"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692BCA78"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2C27A365"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FPGA IO</w:t>
            </w:r>
          </w:p>
        </w:tc>
        <w:tc>
          <w:tcPr>
            <w:tcW w:w="806" w:type="pct"/>
            <w:tcBorders>
              <w:top w:val="nil"/>
              <w:left w:val="nil"/>
              <w:bottom w:val="single" w:sz="4" w:space="0" w:color="auto"/>
              <w:right w:val="single" w:sz="4" w:space="0" w:color="auto"/>
            </w:tcBorders>
            <w:shd w:val="clear" w:color="auto" w:fill="auto"/>
            <w:vAlign w:val="bottom"/>
            <w:hideMark/>
          </w:tcPr>
          <w:p w14:paraId="07B41F6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24247CDE"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FPGA IO</w:t>
            </w:r>
          </w:p>
        </w:tc>
        <w:tc>
          <w:tcPr>
            <w:tcW w:w="1625" w:type="pct"/>
            <w:tcBorders>
              <w:top w:val="nil"/>
              <w:left w:val="nil"/>
              <w:bottom w:val="single" w:sz="4" w:space="0" w:color="auto"/>
              <w:right w:val="single" w:sz="4" w:space="0" w:color="auto"/>
            </w:tcBorders>
            <w:shd w:val="clear" w:color="auto" w:fill="auto"/>
            <w:vAlign w:val="bottom"/>
            <w:hideMark/>
          </w:tcPr>
          <w:p w14:paraId="26D72612"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2X3</w:t>
            </w:r>
          </w:p>
        </w:tc>
        <w:tc>
          <w:tcPr>
            <w:tcW w:w="758" w:type="pct"/>
            <w:tcBorders>
              <w:top w:val="nil"/>
              <w:left w:val="nil"/>
              <w:bottom w:val="single" w:sz="4" w:space="0" w:color="auto"/>
              <w:right w:val="single" w:sz="4" w:space="0" w:color="auto"/>
            </w:tcBorders>
            <w:shd w:val="clear" w:color="auto" w:fill="auto"/>
            <w:vAlign w:val="bottom"/>
            <w:hideMark/>
          </w:tcPr>
          <w:p w14:paraId="26DC36B7"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3241FEF8"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50033C14"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TSSH-110-01-L-D</w:t>
            </w:r>
          </w:p>
        </w:tc>
        <w:tc>
          <w:tcPr>
            <w:tcW w:w="806" w:type="pct"/>
            <w:tcBorders>
              <w:top w:val="nil"/>
              <w:left w:val="nil"/>
              <w:bottom w:val="single" w:sz="4" w:space="0" w:color="auto"/>
              <w:right w:val="single" w:sz="4" w:space="0" w:color="auto"/>
            </w:tcBorders>
            <w:shd w:val="clear" w:color="auto" w:fill="auto"/>
            <w:vAlign w:val="bottom"/>
            <w:hideMark/>
          </w:tcPr>
          <w:p w14:paraId="2724A6FB"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4426AB3F"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J1, J2, J3, J4</w:t>
            </w:r>
          </w:p>
        </w:tc>
        <w:tc>
          <w:tcPr>
            <w:tcW w:w="1625" w:type="pct"/>
            <w:tcBorders>
              <w:top w:val="nil"/>
              <w:left w:val="nil"/>
              <w:bottom w:val="single" w:sz="4" w:space="0" w:color="auto"/>
              <w:right w:val="single" w:sz="4" w:space="0" w:color="auto"/>
            </w:tcBorders>
            <w:shd w:val="clear" w:color="auto" w:fill="auto"/>
            <w:vAlign w:val="bottom"/>
            <w:hideMark/>
          </w:tcPr>
          <w:p w14:paraId="1A847558"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SAMTEC_TSSH-110-01-L-D</w:t>
            </w:r>
          </w:p>
        </w:tc>
        <w:tc>
          <w:tcPr>
            <w:tcW w:w="758" w:type="pct"/>
            <w:tcBorders>
              <w:top w:val="nil"/>
              <w:left w:val="nil"/>
              <w:bottom w:val="single" w:sz="4" w:space="0" w:color="auto"/>
              <w:right w:val="single" w:sz="4" w:space="0" w:color="auto"/>
            </w:tcBorders>
            <w:shd w:val="clear" w:color="auto" w:fill="auto"/>
            <w:vAlign w:val="bottom"/>
            <w:hideMark/>
          </w:tcPr>
          <w:p w14:paraId="66966232"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4</w:t>
            </w:r>
          </w:p>
        </w:tc>
      </w:tr>
      <w:tr w:rsidR="007E2819" w:rsidRPr="007E2819" w14:paraId="5C6F5510"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28DF2BAA"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Debug access pins</w:t>
            </w:r>
          </w:p>
        </w:tc>
        <w:tc>
          <w:tcPr>
            <w:tcW w:w="806" w:type="pct"/>
            <w:tcBorders>
              <w:top w:val="nil"/>
              <w:left w:val="nil"/>
              <w:bottom w:val="single" w:sz="4" w:space="0" w:color="auto"/>
              <w:right w:val="single" w:sz="4" w:space="0" w:color="auto"/>
            </w:tcBorders>
            <w:shd w:val="clear" w:color="auto" w:fill="auto"/>
            <w:vAlign w:val="bottom"/>
            <w:hideMark/>
          </w:tcPr>
          <w:p w14:paraId="149ADBBF"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13ECF0B4"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J5</w:t>
            </w:r>
          </w:p>
        </w:tc>
        <w:tc>
          <w:tcPr>
            <w:tcW w:w="1625" w:type="pct"/>
            <w:tcBorders>
              <w:top w:val="nil"/>
              <w:left w:val="nil"/>
              <w:bottom w:val="single" w:sz="4" w:space="0" w:color="auto"/>
              <w:right w:val="single" w:sz="4" w:space="0" w:color="auto"/>
            </w:tcBorders>
            <w:shd w:val="clear" w:color="auto" w:fill="auto"/>
            <w:vAlign w:val="bottom"/>
            <w:hideMark/>
          </w:tcPr>
          <w:p w14:paraId="03DAD35B"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1X10 _ LOCK - header</w:t>
            </w:r>
          </w:p>
        </w:tc>
        <w:tc>
          <w:tcPr>
            <w:tcW w:w="758" w:type="pct"/>
            <w:tcBorders>
              <w:top w:val="nil"/>
              <w:left w:val="nil"/>
              <w:bottom w:val="single" w:sz="4" w:space="0" w:color="auto"/>
              <w:right w:val="single" w:sz="4" w:space="0" w:color="auto"/>
            </w:tcBorders>
            <w:shd w:val="clear" w:color="auto" w:fill="auto"/>
            <w:vAlign w:val="bottom"/>
            <w:hideMark/>
          </w:tcPr>
          <w:p w14:paraId="7CEAF2BE"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2AEF819B"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361F3256"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Pulled out pins</w:t>
            </w:r>
          </w:p>
        </w:tc>
        <w:tc>
          <w:tcPr>
            <w:tcW w:w="806" w:type="pct"/>
            <w:tcBorders>
              <w:top w:val="nil"/>
              <w:left w:val="nil"/>
              <w:bottom w:val="single" w:sz="4" w:space="0" w:color="auto"/>
              <w:right w:val="single" w:sz="4" w:space="0" w:color="auto"/>
            </w:tcBorders>
            <w:shd w:val="clear" w:color="auto" w:fill="auto"/>
            <w:vAlign w:val="bottom"/>
            <w:hideMark/>
          </w:tcPr>
          <w:p w14:paraId="65DAD9D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Debug access pins</w:t>
            </w:r>
          </w:p>
        </w:tc>
        <w:tc>
          <w:tcPr>
            <w:tcW w:w="751" w:type="pct"/>
            <w:tcBorders>
              <w:top w:val="nil"/>
              <w:left w:val="nil"/>
              <w:bottom w:val="single" w:sz="4" w:space="0" w:color="auto"/>
              <w:right w:val="single" w:sz="4" w:space="0" w:color="auto"/>
            </w:tcBorders>
            <w:shd w:val="clear" w:color="auto" w:fill="auto"/>
            <w:vAlign w:val="bottom"/>
            <w:hideMark/>
          </w:tcPr>
          <w:p w14:paraId="17E31932"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J6</w:t>
            </w:r>
          </w:p>
        </w:tc>
        <w:tc>
          <w:tcPr>
            <w:tcW w:w="1625" w:type="pct"/>
            <w:tcBorders>
              <w:top w:val="nil"/>
              <w:left w:val="nil"/>
              <w:bottom w:val="single" w:sz="4" w:space="0" w:color="auto"/>
              <w:right w:val="single" w:sz="4" w:space="0" w:color="auto"/>
            </w:tcBorders>
            <w:shd w:val="clear" w:color="auto" w:fill="auto"/>
            <w:vAlign w:val="bottom"/>
            <w:hideMark/>
          </w:tcPr>
          <w:p w14:paraId="7E4A46B6"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1X04_LOCK - header</w:t>
            </w:r>
          </w:p>
        </w:tc>
        <w:tc>
          <w:tcPr>
            <w:tcW w:w="758" w:type="pct"/>
            <w:tcBorders>
              <w:top w:val="nil"/>
              <w:left w:val="nil"/>
              <w:bottom w:val="single" w:sz="4" w:space="0" w:color="auto"/>
              <w:right w:val="single" w:sz="4" w:space="0" w:color="auto"/>
            </w:tcBorders>
            <w:shd w:val="clear" w:color="auto" w:fill="auto"/>
            <w:vAlign w:val="bottom"/>
            <w:hideMark/>
          </w:tcPr>
          <w:p w14:paraId="0287B320"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77B37DDF"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414BECE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35RASMT4BHNTRX</w:t>
            </w:r>
          </w:p>
        </w:tc>
        <w:tc>
          <w:tcPr>
            <w:tcW w:w="806" w:type="pct"/>
            <w:tcBorders>
              <w:top w:val="nil"/>
              <w:left w:val="nil"/>
              <w:bottom w:val="single" w:sz="4" w:space="0" w:color="auto"/>
              <w:right w:val="single" w:sz="4" w:space="0" w:color="auto"/>
            </w:tcBorders>
            <w:shd w:val="clear" w:color="auto" w:fill="auto"/>
            <w:vAlign w:val="bottom"/>
            <w:hideMark/>
          </w:tcPr>
          <w:p w14:paraId="18CB4EDB"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Sync port A, Sync port B</w:t>
            </w:r>
          </w:p>
        </w:tc>
        <w:tc>
          <w:tcPr>
            <w:tcW w:w="751" w:type="pct"/>
            <w:tcBorders>
              <w:top w:val="nil"/>
              <w:left w:val="nil"/>
              <w:bottom w:val="single" w:sz="4" w:space="0" w:color="auto"/>
              <w:right w:val="single" w:sz="4" w:space="0" w:color="auto"/>
            </w:tcBorders>
            <w:shd w:val="clear" w:color="auto" w:fill="auto"/>
            <w:vAlign w:val="bottom"/>
            <w:hideMark/>
          </w:tcPr>
          <w:p w14:paraId="4A9CD63D"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LINK_A, LINK_B</w:t>
            </w:r>
          </w:p>
        </w:tc>
        <w:tc>
          <w:tcPr>
            <w:tcW w:w="1625" w:type="pct"/>
            <w:tcBorders>
              <w:top w:val="nil"/>
              <w:left w:val="nil"/>
              <w:bottom w:val="single" w:sz="4" w:space="0" w:color="auto"/>
              <w:right w:val="single" w:sz="4" w:space="0" w:color="auto"/>
            </w:tcBorders>
            <w:shd w:val="clear" w:color="auto" w:fill="auto"/>
            <w:vAlign w:val="bottom"/>
            <w:hideMark/>
          </w:tcPr>
          <w:p w14:paraId="7DD3C237"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SWITCHCRAFT_35RASMT4BHNTRX</w:t>
            </w:r>
          </w:p>
        </w:tc>
        <w:tc>
          <w:tcPr>
            <w:tcW w:w="758" w:type="pct"/>
            <w:tcBorders>
              <w:top w:val="nil"/>
              <w:left w:val="nil"/>
              <w:bottom w:val="single" w:sz="4" w:space="0" w:color="auto"/>
              <w:right w:val="single" w:sz="4" w:space="0" w:color="auto"/>
            </w:tcBorders>
            <w:shd w:val="clear" w:color="auto" w:fill="auto"/>
            <w:vAlign w:val="bottom"/>
            <w:hideMark/>
          </w:tcPr>
          <w:p w14:paraId="3FCEB2F0"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2</w:t>
            </w:r>
          </w:p>
        </w:tc>
      </w:tr>
      <w:tr w:rsidR="007E2819" w:rsidRPr="007E2819" w14:paraId="740741CC"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3BF0C84D"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Connect for Master</w:t>
            </w:r>
          </w:p>
        </w:tc>
        <w:tc>
          <w:tcPr>
            <w:tcW w:w="806" w:type="pct"/>
            <w:tcBorders>
              <w:top w:val="nil"/>
              <w:left w:val="nil"/>
              <w:bottom w:val="single" w:sz="4" w:space="0" w:color="auto"/>
              <w:right w:val="single" w:sz="4" w:space="0" w:color="auto"/>
            </w:tcBorders>
            <w:shd w:val="clear" w:color="auto" w:fill="auto"/>
            <w:vAlign w:val="bottom"/>
            <w:hideMark/>
          </w:tcPr>
          <w:p w14:paraId="1F410838"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1CE50272"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Master</w:t>
            </w:r>
          </w:p>
        </w:tc>
        <w:tc>
          <w:tcPr>
            <w:tcW w:w="1625" w:type="pct"/>
            <w:tcBorders>
              <w:top w:val="nil"/>
              <w:left w:val="nil"/>
              <w:bottom w:val="single" w:sz="4" w:space="0" w:color="auto"/>
              <w:right w:val="single" w:sz="4" w:space="0" w:color="auto"/>
            </w:tcBorders>
            <w:shd w:val="clear" w:color="auto" w:fill="auto"/>
            <w:vAlign w:val="bottom"/>
            <w:hideMark/>
          </w:tcPr>
          <w:p w14:paraId="189B8870"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1X02_LOCK_</w:t>
            </w:r>
          </w:p>
        </w:tc>
        <w:tc>
          <w:tcPr>
            <w:tcW w:w="758" w:type="pct"/>
            <w:tcBorders>
              <w:top w:val="nil"/>
              <w:left w:val="nil"/>
              <w:bottom w:val="single" w:sz="4" w:space="0" w:color="auto"/>
              <w:right w:val="single" w:sz="4" w:space="0" w:color="auto"/>
            </w:tcBorders>
            <w:shd w:val="clear" w:color="auto" w:fill="auto"/>
            <w:vAlign w:val="bottom"/>
            <w:hideMark/>
          </w:tcPr>
          <w:p w14:paraId="21CDECEF"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53A89197"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5574190F"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Access to power rails</w:t>
            </w:r>
          </w:p>
        </w:tc>
        <w:tc>
          <w:tcPr>
            <w:tcW w:w="806" w:type="pct"/>
            <w:tcBorders>
              <w:top w:val="nil"/>
              <w:left w:val="nil"/>
              <w:bottom w:val="single" w:sz="4" w:space="0" w:color="auto"/>
              <w:right w:val="single" w:sz="4" w:space="0" w:color="auto"/>
            </w:tcBorders>
            <w:shd w:val="clear" w:color="auto" w:fill="auto"/>
            <w:vAlign w:val="bottom"/>
            <w:hideMark/>
          </w:tcPr>
          <w:p w14:paraId="61F2284B"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2200A8E7"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MONITOR</w:t>
            </w:r>
          </w:p>
        </w:tc>
        <w:tc>
          <w:tcPr>
            <w:tcW w:w="1625" w:type="pct"/>
            <w:tcBorders>
              <w:top w:val="nil"/>
              <w:left w:val="nil"/>
              <w:bottom w:val="single" w:sz="4" w:space="0" w:color="auto"/>
              <w:right w:val="single" w:sz="4" w:space="0" w:color="auto"/>
            </w:tcBorders>
            <w:shd w:val="clear" w:color="auto" w:fill="auto"/>
            <w:vAlign w:val="bottom"/>
            <w:hideMark/>
          </w:tcPr>
          <w:p w14:paraId="0E5C6FBA"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2X8</w:t>
            </w:r>
          </w:p>
        </w:tc>
        <w:tc>
          <w:tcPr>
            <w:tcW w:w="758" w:type="pct"/>
            <w:tcBorders>
              <w:top w:val="nil"/>
              <w:left w:val="nil"/>
              <w:bottom w:val="single" w:sz="4" w:space="0" w:color="auto"/>
              <w:right w:val="single" w:sz="4" w:space="0" w:color="auto"/>
            </w:tcBorders>
            <w:shd w:val="clear" w:color="auto" w:fill="auto"/>
            <w:vAlign w:val="bottom"/>
            <w:hideMark/>
          </w:tcPr>
          <w:p w14:paraId="0B36E2D4"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0CCCB4B3"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04E63F00" w14:textId="77777777" w:rsidR="007E2819" w:rsidRPr="007E2819" w:rsidRDefault="007E2819" w:rsidP="007E2819">
            <w:pPr>
              <w:spacing w:after="0" w:line="240" w:lineRule="auto"/>
              <w:rPr>
                <w:rFonts w:ascii="Calibri" w:eastAsia="Times New Roman" w:hAnsi="Calibri" w:cs="Calibri"/>
                <w:color w:val="000000"/>
                <w:lang w:eastAsia="en-GB"/>
              </w:rPr>
            </w:pPr>
            <w:commentRangeStart w:id="67"/>
            <w:commentRangeStart w:id="68"/>
            <w:r w:rsidRPr="007E2819">
              <w:rPr>
                <w:rFonts w:ascii="Calibri" w:eastAsia="Times New Roman" w:hAnsi="Calibri" w:cs="Calibri"/>
                <w:color w:val="000000"/>
                <w:lang w:eastAsia="en-GB"/>
              </w:rPr>
              <w:t>Adafruit Feather nRF52480</w:t>
            </w:r>
          </w:p>
        </w:tc>
        <w:tc>
          <w:tcPr>
            <w:tcW w:w="806" w:type="pct"/>
            <w:tcBorders>
              <w:top w:val="nil"/>
              <w:left w:val="nil"/>
              <w:bottom w:val="single" w:sz="4" w:space="0" w:color="auto"/>
              <w:right w:val="single" w:sz="4" w:space="0" w:color="auto"/>
            </w:tcBorders>
            <w:shd w:val="clear" w:color="auto" w:fill="auto"/>
            <w:vAlign w:val="bottom"/>
            <w:hideMark/>
          </w:tcPr>
          <w:p w14:paraId="100BA11E"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2930C5A1" w14:textId="2610BFCE" w:rsidR="007E2819" w:rsidRPr="007E2819" w:rsidRDefault="007E2819" w:rsidP="007E2819">
            <w:pPr>
              <w:spacing w:after="0" w:line="240" w:lineRule="auto"/>
              <w:rPr>
                <w:rFonts w:ascii="Calibri" w:eastAsia="Times New Roman" w:hAnsi="Calibri" w:cs="Calibri"/>
                <w:color w:val="000000"/>
                <w:lang w:eastAsia="en-GB"/>
              </w:rPr>
            </w:pPr>
            <w:del w:id="69" w:author="Ben Kazemi" w:date="2023-06-08T15:14:00Z">
              <w:r w:rsidRPr="007E2819" w:rsidDel="000B612B">
                <w:rPr>
                  <w:rFonts w:ascii="Calibri" w:eastAsia="Times New Roman" w:hAnsi="Calibri" w:cs="Calibri"/>
                  <w:color w:val="000000"/>
                  <w:lang w:eastAsia="en-GB"/>
                </w:rPr>
                <w:delText>nRF52480</w:delText>
              </w:r>
            </w:del>
            <w:ins w:id="70" w:author="Ben Kazemi" w:date="2023-06-08T15:14:00Z">
              <w:r w:rsidR="000B612B">
                <w:rPr>
                  <w:rFonts w:ascii="Calibri" w:eastAsia="Times New Roman" w:hAnsi="Calibri" w:cs="Calibri"/>
                  <w:color w:val="000000"/>
                  <w:lang w:eastAsia="en-GB"/>
                </w:rPr>
                <w:t>ESP32 Feather</w:t>
              </w:r>
            </w:ins>
          </w:p>
        </w:tc>
        <w:tc>
          <w:tcPr>
            <w:tcW w:w="1625" w:type="pct"/>
            <w:tcBorders>
              <w:top w:val="nil"/>
              <w:left w:val="nil"/>
              <w:bottom w:val="single" w:sz="4" w:space="0" w:color="auto"/>
              <w:right w:val="single" w:sz="4" w:space="0" w:color="auto"/>
            </w:tcBorders>
            <w:shd w:val="clear" w:color="auto" w:fill="auto"/>
            <w:vAlign w:val="bottom"/>
            <w:hideMark/>
          </w:tcPr>
          <w:p w14:paraId="4F1A8123" w14:textId="41695FAA" w:rsidR="007E2819" w:rsidRPr="007E2819" w:rsidRDefault="000B612B" w:rsidP="007E2819">
            <w:pPr>
              <w:spacing w:after="0" w:line="240" w:lineRule="auto"/>
              <w:rPr>
                <w:rFonts w:ascii="Calibri" w:eastAsia="Times New Roman" w:hAnsi="Calibri" w:cs="Calibri"/>
                <w:color w:val="000000"/>
                <w:lang w:eastAsia="en-GB"/>
              </w:rPr>
            </w:pPr>
            <w:ins w:id="71" w:author="Ben Kazemi" w:date="2023-06-08T15:14:00Z">
              <w:r>
                <w:rPr>
                  <w:rFonts w:ascii="Calibri" w:eastAsia="Times New Roman" w:hAnsi="Calibri" w:cs="Calibri"/>
                  <w:color w:val="000000"/>
                  <w:lang w:eastAsia="en-GB"/>
                </w:rPr>
                <w:t>ESP32 Feather</w:t>
              </w:r>
            </w:ins>
            <w:del w:id="72" w:author="Ben Kazemi" w:date="2023-06-08T15:14:00Z">
              <w:r w:rsidR="007E2819" w:rsidRPr="007E2819" w:rsidDel="000B612B">
                <w:rPr>
                  <w:rFonts w:ascii="Calibri" w:eastAsia="Times New Roman" w:hAnsi="Calibri" w:cs="Calibri"/>
                  <w:color w:val="000000"/>
                  <w:lang w:eastAsia="en-GB"/>
                </w:rPr>
                <w:delText>Feather BLE nRF52480</w:delText>
              </w:r>
            </w:del>
          </w:p>
        </w:tc>
        <w:tc>
          <w:tcPr>
            <w:tcW w:w="758" w:type="pct"/>
            <w:tcBorders>
              <w:top w:val="nil"/>
              <w:left w:val="nil"/>
              <w:bottom w:val="single" w:sz="4" w:space="0" w:color="auto"/>
              <w:right w:val="single" w:sz="4" w:space="0" w:color="auto"/>
            </w:tcBorders>
            <w:shd w:val="clear" w:color="auto" w:fill="auto"/>
            <w:vAlign w:val="bottom"/>
            <w:hideMark/>
          </w:tcPr>
          <w:p w14:paraId="46D8F8C7"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commentRangeEnd w:id="67"/>
            <w:r w:rsidR="00816D7F">
              <w:rPr>
                <w:rStyle w:val="CommentReference"/>
              </w:rPr>
              <w:commentReference w:id="67"/>
            </w:r>
            <w:r w:rsidR="00840407">
              <w:rPr>
                <w:rStyle w:val="CommentReference"/>
              </w:rPr>
              <w:commentReference w:id="68"/>
            </w:r>
          </w:p>
        </w:tc>
      </w:tr>
      <w:commentRangeEnd w:id="68"/>
      <w:tr w:rsidR="007E2819" w:rsidRPr="007E2819" w14:paraId="3E252FC0"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243CF8AB" w14:textId="77777777" w:rsidR="007E2819" w:rsidRPr="007E2819" w:rsidRDefault="007E2819" w:rsidP="007E2819">
            <w:pPr>
              <w:spacing w:after="0" w:line="240" w:lineRule="auto"/>
              <w:rPr>
                <w:rFonts w:ascii="Calibri" w:eastAsia="Times New Roman" w:hAnsi="Calibri" w:cs="Calibri"/>
                <w:color w:val="000000"/>
                <w:lang w:eastAsia="en-GB"/>
              </w:rPr>
            </w:pPr>
            <w:proofErr w:type="spellStart"/>
            <w:r w:rsidRPr="007E2819">
              <w:rPr>
                <w:rFonts w:ascii="Calibri" w:eastAsia="Times New Roman" w:hAnsi="Calibri" w:cs="Calibri"/>
                <w:color w:val="000000"/>
                <w:lang w:eastAsia="en-GB"/>
              </w:rPr>
              <w:t>Sparkfun</w:t>
            </w:r>
            <w:proofErr w:type="spellEnd"/>
            <w:r w:rsidRPr="007E2819">
              <w:rPr>
                <w:rFonts w:ascii="Calibri" w:eastAsia="Times New Roman" w:hAnsi="Calibri" w:cs="Calibri"/>
                <w:color w:val="000000"/>
                <w:lang w:eastAsia="en-GB"/>
              </w:rPr>
              <w:t xml:space="preserve"> STUSB4500</w:t>
            </w:r>
          </w:p>
        </w:tc>
        <w:tc>
          <w:tcPr>
            <w:tcW w:w="806" w:type="pct"/>
            <w:tcBorders>
              <w:top w:val="nil"/>
              <w:left w:val="nil"/>
              <w:bottom w:val="single" w:sz="4" w:space="0" w:color="auto"/>
              <w:right w:val="single" w:sz="4" w:space="0" w:color="auto"/>
            </w:tcBorders>
            <w:shd w:val="clear" w:color="auto" w:fill="auto"/>
            <w:vAlign w:val="bottom"/>
            <w:hideMark/>
          </w:tcPr>
          <w:p w14:paraId="521C7017"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Replace with purple board</w:t>
            </w:r>
          </w:p>
        </w:tc>
        <w:tc>
          <w:tcPr>
            <w:tcW w:w="751" w:type="pct"/>
            <w:tcBorders>
              <w:top w:val="nil"/>
              <w:left w:val="nil"/>
              <w:bottom w:val="single" w:sz="4" w:space="0" w:color="auto"/>
              <w:right w:val="single" w:sz="4" w:space="0" w:color="auto"/>
            </w:tcBorders>
            <w:shd w:val="clear" w:color="auto" w:fill="auto"/>
            <w:vAlign w:val="bottom"/>
            <w:hideMark/>
          </w:tcPr>
          <w:p w14:paraId="2805167F"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PD SINK</w:t>
            </w:r>
          </w:p>
        </w:tc>
        <w:tc>
          <w:tcPr>
            <w:tcW w:w="1625" w:type="pct"/>
            <w:tcBorders>
              <w:top w:val="nil"/>
              <w:left w:val="nil"/>
              <w:bottom w:val="single" w:sz="4" w:space="0" w:color="auto"/>
              <w:right w:val="single" w:sz="4" w:space="0" w:color="auto"/>
            </w:tcBorders>
            <w:shd w:val="clear" w:color="auto" w:fill="auto"/>
            <w:vAlign w:val="bottom"/>
            <w:hideMark/>
          </w:tcPr>
          <w:p w14:paraId="663CCE71" w14:textId="79617F7C" w:rsidR="007E2819" w:rsidRPr="007E2819" w:rsidRDefault="007E2819" w:rsidP="007E2819">
            <w:pPr>
              <w:spacing w:after="0" w:line="240" w:lineRule="auto"/>
              <w:rPr>
                <w:rFonts w:ascii="Calibri" w:eastAsia="Times New Roman" w:hAnsi="Calibri" w:cs="Calibri"/>
                <w:color w:val="000000"/>
                <w:lang w:eastAsia="en-GB"/>
              </w:rPr>
            </w:pPr>
            <w:proofErr w:type="spellStart"/>
            <w:r w:rsidRPr="007E2819">
              <w:rPr>
                <w:rFonts w:ascii="Calibri" w:eastAsia="Times New Roman" w:hAnsi="Calibri" w:cs="Calibri"/>
                <w:color w:val="000000"/>
                <w:lang w:eastAsia="en-GB"/>
              </w:rPr>
              <w:t>Sparkfun</w:t>
            </w:r>
            <w:proofErr w:type="spellEnd"/>
            <w:r w:rsidRPr="007E2819">
              <w:rPr>
                <w:rFonts w:ascii="Calibri" w:eastAsia="Times New Roman" w:hAnsi="Calibri" w:cs="Calibri"/>
                <w:color w:val="000000"/>
                <w:lang w:eastAsia="en-GB"/>
              </w:rPr>
              <w:t xml:space="preserve"> STUSB4500</w:t>
            </w:r>
            <w:ins w:id="73" w:author="Ben Kazemi" w:date="2023-06-08T15:15:00Z">
              <w:r w:rsidR="00A546A2">
                <w:rPr>
                  <w:rFonts w:ascii="Calibri" w:eastAsia="Times New Roman" w:hAnsi="Calibri" w:cs="Calibri"/>
                  <w:color w:val="000000"/>
                  <w:lang w:eastAsia="en-GB"/>
                </w:rPr>
                <w:t xml:space="preserve">/ OR </w:t>
              </w:r>
            </w:ins>
            <w:ins w:id="74" w:author="Ben Kazemi" w:date="2023-06-08T15:16:00Z">
              <w:r w:rsidR="00216804" w:rsidRPr="00216804">
                <w:rPr>
                  <w:rFonts w:ascii="Calibri" w:eastAsia="Times New Roman" w:hAnsi="Calibri" w:cs="Calibri"/>
                  <w:color w:val="000000"/>
                  <w:lang w:eastAsia="en-GB"/>
                  <w:rPrChange w:id="75" w:author="Ben Kazemi" w:date="2023-06-08T15:16:00Z">
                    <w:rPr/>
                  </w:rPrChange>
                </w:rPr>
                <w:t>USB C PD Power Delivery Trigger / Decoy Module 5V, 9V,1 2V, 15V, 20V</w:t>
              </w:r>
            </w:ins>
          </w:p>
        </w:tc>
        <w:tc>
          <w:tcPr>
            <w:tcW w:w="758" w:type="pct"/>
            <w:tcBorders>
              <w:top w:val="nil"/>
              <w:left w:val="nil"/>
              <w:bottom w:val="single" w:sz="4" w:space="0" w:color="auto"/>
              <w:right w:val="single" w:sz="4" w:space="0" w:color="auto"/>
            </w:tcBorders>
            <w:shd w:val="clear" w:color="auto" w:fill="auto"/>
            <w:vAlign w:val="bottom"/>
            <w:hideMark/>
          </w:tcPr>
          <w:p w14:paraId="45C8A9C1"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764E83F5"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33A59C09"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3K BOURNS CRT0805-BY-3001ELF</w:t>
            </w:r>
          </w:p>
        </w:tc>
        <w:tc>
          <w:tcPr>
            <w:tcW w:w="806" w:type="pct"/>
            <w:tcBorders>
              <w:top w:val="nil"/>
              <w:left w:val="nil"/>
              <w:bottom w:val="single" w:sz="4" w:space="0" w:color="auto"/>
              <w:right w:val="single" w:sz="4" w:space="0" w:color="auto"/>
            </w:tcBorders>
            <w:shd w:val="clear" w:color="auto" w:fill="auto"/>
            <w:vAlign w:val="bottom"/>
            <w:hideMark/>
          </w:tcPr>
          <w:p w14:paraId="735FE374"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40A5BF58"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R1</w:t>
            </w:r>
          </w:p>
        </w:tc>
        <w:tc>
          <w:tcPr>
            <w:tcW w:w="1625" w:type="pct"/>
            <w:tcBorders>
              <w:top w:val="nil"/>
              <w:left w:val="nil"/>
              <w:bottom w:val="single" w:sz="4" w:space="0" w:color="auto"/>
              <w:right w:val="single" w:sz="4" w:space="0" w:color="auto"/>
            </w:tcBorders>
            <w:shd w:val="clear" w:color="auto" w:fill="auto"/>
            <w:vAlign w:val="bottom"/>
            <w:hideMark/>
          </w:tcPr>
          <w:p w14:paraId="31AA6385"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RES-0805</w:t>
            </w:r>
          </w:p>
        </w:tc>
        <w:tc>
          <w:tcPr>
            <w:tcW w:w="758" w:type="pct"/>
            <w:tcBorders>
              <w:top w:val="nil"/>
              <w:left w:val="nil"/>
              <w:bottom w:val="single" w:sz="4" w:space="0" w:color="auto"/>
              <w:right w:val="single" w:sz="4" w:space="0" w:color="auto"/>
            </w:tcBorders>
            <w:shd w:val="clear" w:color="auto" w:fill="auto"/>
            <w:vAlign w:val="bottom"/>
            <w:hideMark/>
          </w:tcPr>
          <w:p w14:paraId="70B8A2E8"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5D06A5F3"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3D293A93"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10K</w:t>
            </w:r>
          </w:p>
        </w:tc>
        <w:tc>
          <w:tcPr>
            <w:tcW w:w="806" w:type="pct"/>
            <w:tcBorders>
              <w:top w:val="nil"/>
              <w:left w:val="nil"/>
              <w:bottom w:val="single" w:sz="4" w:space="0" w:color="auto"/>
              <w:right w:val="single" w:sz="4" w:space="0" w:color="auto"/>
            </w:tcBorders>
            <w:shd w:val="clear" w:color="auto" w:fill="auto"/>
            <w:vAlign w:val="bottom"/>
            <w:hideMark/>
          </w:tcPr>
          <w:p w14:paraId="71B8FAE2"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607D960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R2</w:t>
            </w:r>
          </w:p>
        </w:tc>
        <w:tc>
          <w:tcPr>
            <w:tcW w:w="1625" w:type="pct"/>
            <w:tcBorders>
              <w:top w:val="nil"/>
              <w:left w:val="nil"/>
              <w:bottom w:val="single" w:sz="4" w:space="0" w:color="auto"/>
              <w:right w:val="single" w:sz="4" w:space="0" w:color="auto"/>
            </w:tcBorders>
            <w:shd w:val="clear" w:color="auto" w:fill="auto"/>
            <w:vAlign w:val="bottom"/>
            <w:hideMark/>
          </w:tcPr>
          <w:p w14:paraId="4CF07F67"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RES-0805</w:t>
            </w:r>
          </w:p>
        </w:tc>
        <w:tc>
          <w:tcPr>
            <w:tcW w:w="758" w:type="pct"/>
            <w:tcBorders>
              <w:top w:val="nil"/>
              <w:left w:val="nil"/>
              <w:bottom w:val="single" w:sz="4" w:space="0" w:color="auto"/>
              <w:right w:val="single" w:sz="4" w:space="0" w:color="auto"/>
            </w:tcBorders>
            <w:shd w:val="clear" w:color="auto" w:fill="auto"/>
            <w:vAlign w:val="bottom"/>
            <w:hideMark/>
          </w:tcPr>
          <w:p w14:paraId="4154607E"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6DA85FE4"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631955DC"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Connect for Slave</w:t>
            </w:r>
          </w:p>
        </w:tc>
        <w:tc>
          <w:tcPr>
            <w:tcW w:w="806" w:type="pct"/>
            <w:tcBorders>
              <w:top w:val="nil"/>
              <w:left w:val="nil"/>
              <w:bottom w:val="single" w:sz="4" w:space="0" w:color="auto"/>
              <w:right w:val="single" w:sz="4" w:space="0" w:color="auto"/>
            </w:tcBorders>
            <w:shd w:val="clear" w:color="auto" w:fill="auto"/>
            <w:vAlign w:val="bottom"/>
            <w:hideMark/>
          </w:tcPr>
          <w:p w14:paraId="5DFFB90E"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Header, 2-Pin</w:t>
            </w:r>
          </w:p>
        </w:tc>
        <w:tc>
          <w:tcPr>
            <w:tcW w:w="751" w:type="pct"/>
            <w:tcBorders>
              <w:top w:val="nil"/>
              <w:left w:val="nil"/>
              <w:bottom w:val="single" w:sz="4" w:space="0" w:color="auto"/>
              <w:right w:val="single" w:sz="4" w:space="0" w:color="auto"/>
            </w:tcBorders>
            <w:shd w:val="clear" w:color="auto" w:fill="auto"/>
            <w:vAlign w:val="bottom"/>
            <w:hideMark/>
          </w:tcPr>
          <w:p w14:paraId="366B29A6"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Slave</w:t>
            </w:r>
          </w:p>
        </w:tc>
        <w:tc>
          <w:tcPr>
            <w:tcW w:w="1625" w:type="pct"/>
            <w:tcBorders>
              <w:top w:val="nil"/>
              <w:left w:val="nil"/>
              <w:bottom w:val="single" w:sz="4" w:space="0" w:color="auto"/>
              <w:right w:val="single" w:sz="4" w:space="0" w:color="auto"/>
            </w:tcBorders>
            <w:shd w:val="clear" w:color="auto" w:fill="auto"/>
            <w:vAlign w:val="bottom"/>
            <w:hideMark/>
          </w:tcPr>
          <w:p w14:paraId="48299DCB"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1X02_LOCK_</w:t>
            </w:r>
          </w:p>
        </w:tc>
        <w:tc>
          <w:tcPr>
            <w:tcW w:w="758" w:type="pct"/>
            <w:tcBorders>
              <w:top w:val="nil"/>
              <w:left w:val="nil"/>
              <w:bottom w:val="single" w:sz="4" w:space="0" w:color="auto"/>
              <w:right w:val="single" w:sz="4" w:space="0" w:color="auto"/>
            </w:tcBorders>
            <w:shd w:val="clear" w:color="auto" w:fill="auto"/>
            <w:vAlign w:val="bottom"/>
            <w:hideMark/>
          </w:tcPr>
          <w:p w14:paraId="7F976270"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592754E3"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6F739BBF"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Short to connect  5V to VBUS of feather</w:t>
            </w:r>
          </w:p>
        </w:tc>
        <w:tc>
          <w:tcPr>
            <w:tcW w:w="806" w:type="pct"/>
            <w:tcBorders>
              <w:top w:val="nil"/>
              <w:left w:val="nil"/>
              <w:bottom w:val="single" w:sz="4" w:space="0" w:color="auto"/>
              <w:right w:val="single" w:sz="4" w:space="0" w:color="auto"/>
            </w:tcBorders>
            <w:shd w:val="clear" w:color="auto" w:fill="auto"/>
            <w:vAlign w:val="bottom"/>
            <w:hideMark/>
          </w:tcPr>
          <w:p w14:paraId="412ADA35"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Header, 2-Pin</w:t>
            </w:r>
          </w:p>
        </w:tc>
        <w:tc>
          <w:tcPr>
            <w:tcW w:w="751" w:type="pct"/>
            <w:tcBorders>
              <w:top w:val="nil"/>
              <w:left w:val="nil"/>
              <w:bottom w:val="single" w:sz="4" w:space="0" w:color="auto"/>
              <w:right w:val="single" w:sz="4" w:space="0" w:color="auto"/>
            </w:tcBorders>
            <w:shd w:val="clear" w:color="auto" w:fill="auto"/>
            <w:vAlign w:val="bottom"/>
            <w:hideMark/>
          </w:tcPr>
          <w:p w14:paraId="24020BC8" w14:textId="77777777" w:rsidR="007E2819" w:rsidRPr="007E2819" w:rsidRDefault="007E2819" w:rsidP="007E2819">
            <w:pPr>
              <w:spacing w:after="0" w:line="240" w:lineRule="auto"/>
              <w:rPr>
                <w:rFonts w:ascii="Calibri" w:eastAsia="Times New Roman" w:hAnsi="Calibri" w:cs="Calibri"/>
                <w:color w:val="000000"/>
                <w:lang w:eastAsia="en-GB"/>
              </w:rPr>
            </w:pPr>
            <w:proofErr w:type="spellStart"/>
            <w:r w:rsidRPr="007E2819">
              <w:rPr>
                <w:rFonts w:ascii="Calibri" w:eastAsia="Times New Roman" w:hAnsi="Calibri" w:cs="Calibri"/>
                <w:color w:val="000000"/>
                <w:lang w:eastAsia="en-GB"/>
              </w:rPr>
              <w:t>VBUS_Jumper</w:t>
            </w:r>
            <w:proofErr w:type="spellEnd"/>
          </w:p>
        </w:tc>
        <w:tc>
          <w:tcPr>
            <w:tcW w:w="1625" w:type="pct"/>
            <w:tcBorders>
              <w:top w:val="nil"/>
              <w:left w:val="nil"/>
              <w:bottom w:val="single" w:sz="4" w:space="0" w:color="auto"/>
              <w:right w:val="single" w:sz="4" w:space="0" w:color="auto"/>
            </w:tcBorders>
            <w:shd w:val="clear" w:color="auto" w:fill="auto"/>
            <w:vAlign w:val="bottom"/>
            <w:hideMark/>
          </w:tcPr>
          <w:p w14:paraId="7D8ABA0A"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1X02_LOCK_</w:t>
            </w:r>
          </w:p>
        </w:tc>
        <w:tc>
          <w:tcPr>
            <w:tcW w:w="758" w:type="pct"/>
            <w:tcBorders>
              <w:top w:val="nil"/>
              <w:left w:val="nil"/>
              <w:bottom w:val="single" w:sz="4" w:space="0" w:color="auto"/>
              <w:right w:val="single" w:sz="4" w:space="0" w:color="auto"/>
            </w:tcBorders>
            <w:shd w:val="clear" w:color="auto" w:fill="auto"/>
            <w:vAlign w:val="bottom"/>
            <w:hideMark/>
          </w:tcPr>
          <w:p w14:paraId="4E100F49"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6AC276BA"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54F05B7C"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Red WURTH 150080RS75000</w:t>
            </w:r>
          </w:p>
        </w:tc>
        <w:tc>
          <w:tcPr>
            <w:tcW w:w="806" w:type="pct"/>
            <w:tcBorders>
              <w:top w:val="nil"/>
              <w:left w:val="nil"/>
              <w:bottom w:val="single" w:sz="4" w:space="0" w:color="auto"/>
              <w:right w:val="single" w:sz="4" w:space="0" w:color="auto"/>
            </w:tcBorders>
            <w:shd w:val="clear" w:color="auto" w:fill="auto"/>
            <w:vAlign w:val="bottom"/>
            <w:hideMark/>
          </w:tcPr>
          <w:p w14:paraId="23F287C7"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2A4FAE1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VS</w:t>
            </w:r>
          </w:p>
        </w:tc>
        <w:tc>
          <w:tcPr>
            <w:tcW w:w="1625" w:type="pct"/>
            <w:tcBorders>
              <w:top w:val="nil"/>
              <w:left w:val="nil"/>
              <w:bottom w:val="single" w:sz="4" w:space="0" w:color="auto"/>
              <w:right w:val="single" w:sz="4" w:space="0" w:color="auto"/>
            </w:tcBorders>
            <w:shd w:val="clear" w:color="auto" w:fill="auto"/>
            <w:vAlign w:val="bottom"/>
            <w:hideMark/>
          </w:tcPr>
          <w:p w14:paraId="4DD594AC"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LED-0805 - RED</w:t>
            </w:r>
          </w:p>
        </w:tc>
        <w:tc>
          <w:tcPr>
            <w:tcW w:w="758" w:type="pct"/>
            <w:tcBorders>
              <w:top w:val="nil"/>
              <w:left w:val="nil"/>
              <w:bottom w:val="single" w:sz="4" w:space="0" w:color="auto"/>
              <w:right w:val="single" w:sz="4" w:space="0" w:color="auto"/>
            </w:tcBorders>
            <w:shd w:val="clear" w:color="auto" w:fill="auto"/>
            <w:vAlign w:val="bottom"/>
            <w:hideMark/>
          </w:tcPr>
          <w:p w14:paraId="15B563CD"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bl>
    <w:p w14:paraId="5A105468" w14:textId="41569465" w:rsidR="0045136D" w:rsidRDefault="0045136D" w:rsidP="00094052">
      <w:r>
        <w:br w:type="page"/>
      </w:r>
    </w:p>
    <w:p w14:paraId="1F7AF8E8" w14:textId="767A0AD1" w:rsidR="0045136D" w:rsidRDefault="0045136D" w:rsidP="0045136D">
      <w:pPr>
        <w:pStyle w:val="Heading2"/>
      </w:pPr>
      <w:r>
        <w:lastRenderedPageBreak/>
        <w:t>Outsourcing</w:t>
      </w:r>
    </w:p>
    <w:p w14:paraId="58EFAAD1" w14:textId="010CE542" w:rsidR="0045136D" w:rsidRDefault="00B66142" w:rsidP="0045136D">
      <w:r>
        <w:t xml:space="preserve">To outsource the procurement and assembly of this project, you should contact </w:t>
      </w:r>
      <w:commentRangeStart w:id="76"/>
      <w:commentRangeStart w:id="77"/>
      <w:r>
        <w:t xml:space="preserve">your company of choice </w:t>
      </w:r>
      <w:commentRangeEnd w:id="76"/>
      <w:r w:rsidR="00816D7F">
        <w:rPr>
          <w:rStyle w:val="CommentReference"/>
        </w:rPr>
        <w:commentReference w:id="76"/>
      </w:r>
      <w:commentRangeEnd w:id="77"/>
      <w:r w:rsidR="00840407">
        <w:rPr>
          <w:rStyle w:val="CommentReference"/>
        </w:rPr>
        <w:commentReference w:id="77"/>
      </w:r>
      <w:r>
        <w:t xml:space="preserve">and prepare to hand over ideally the Altium files for both boards. You only need to hand the PCBDOC file and if requested, the SCHDOC file. </w:t>
      </w:r>
    </w:p>
    <w:p w14:paraId="6D9B7CBA" w14:textId="334E2634" w:rsidR="00B66142" w:rsidRDefault="00B66142" w:rsidP="0045136D">
      <w:r>
        <w:t>You should also hand over the BOMs above.</w:t>
      </w:r>
    </w:p>
    <w:p w14:paraId="4320A2AA" w14:textId="52C10402" w:rsidR="00C56D72" w:rsidRDefault="00B66142" w:rsidP="0045136D">
      <w:pPr>
        <w:rPr>
          <w:ins w:id="78" w:author="Ben Kazemi" w:date="2023-06-08T15:13:00Z"/>
        </w:rPr>
      </w:pPr>
      <w:r>
        <w:t>You can provide any components you may have such as the bare board PCB or transducers.</w:t>
      </w:r>
    </w:p>
    <w:p w14:paraId="543905A1" w14:textId="2363389A" w:rsidR="00C56D72" w:rsidRDefault="00C56D72" w:rsidP="0045136D">
      <w:pPr>
        <w:rPr>
          <w:ins w:id="79" w:author="Ben Kazemi" w:date="2023-06-08T15:13:00Z"/>
        </w:rPr>
      </w:pPr>
      <w:ins w:id="80" w:author="Ben Kazemi" w:date="2023-06-08T15:13:00Z">
        <w:r>
          <w:t xml:space="preserve">Transducers can be purchased here </w:t>
        </w:r>
        <w:r>
          <w:fldChar w:fldCharType="begin"/>
        </w:r>
        <w:r>
          <w:instrText xml:space="preserve"> HYPERLINK "</w:instrText>
        </w:r>
        <w:r w:rsidRPr="00C56D72">
          <w:instrText>https://www.hcspeakerbuzzer.com/</w:instrText>
        </w:r>
        <w:r>
          <w:instrText xml:space="preserve">" </w:instrText>
        </w:r>
        <w:r>
          <w:fldChar w:fldCharType="separate"/>
        </w:r>
        <w:r w:rsidRPr="009526DC">
          <w:rPr>
            <w:rStyle w:val="Hyperlink"/>
            <w:rPrChange w:id="81" w:author="Ben Kazemi" w:date="2023-06-08T15:13:00Z">
              <w:rPr/>
            </w:rPrChange>
          </w:rPr>
          <w:t>https://www.hcspeakerbuzzer.com/</w:t>
        </w:r>
        <w:r>
          <w:fldChar w:fldCharType="end"/>
        </w:r>
      </w:ins>
    </w:p>
    <w:p w14:paraId="0C0B1CEA" w14:textId="2064B6AE" w:rsidR="00C56D72" w:rsidRDefault="000905FB" w:rsidP="0045136D">
      <w:ins w:id="82" w:author="Ben Kazemi" w:date="2023-06-08T15:13:00Z">
        <w:r>
          <w:t xml:space="preserve">Assembly services can be found here </w:t>
        </w:r>
        <w:r w:rsidRPr="000905FB">
          <w:t>http://www.interface2.co.uk/</w:t>
        </w:r>
      </w:ins>
    </w:p>
    <w:p w14:paraId="11956A5A" w14:textId="77777777" w:rsidR="00B66142" w:rsidRPr="0045136D" w:rsidRDefault="00B66142" w:rsidP="0045136D"/>
    <w:p w14:paraId="2432AC42" w14:textId="77777777" w:rsidR="006C128A" w:rsidRDefault="006C128A" w:rsidP="000D29D1"/>
    <w:p w14:paraId="75CFB751" w14:textId="56C2F715" w:rsidR="009F7935" w:rsidRDefault="009F7935">
      <w:r>
        <w:br w:type="page"/>
      </w:r>
    </w:p>
    <w:p w14:paraId="122BB258" w14:textId="0BFA3066" w:rsidR="006C128A" w:rsidRDefault="006C128A" w:rsidP="00206189">
      <w:pPr>
        <w:pStyle w:val="Heading1"/>
      </w:pPr>
      <w:bookmarkStart w:id="83" w:name="_Toc136350164"/>
      <w:r>
        <w:lastRenderedPageBreak/>
        <w:t>Jig</w:t>
      </w:r>
      <w:r w:rsidR="00A548B2">
        <w:t xml:space="preserve"> Holder</w:t>
      </w:r>
      <w:bookmarkEnd w:id="83"/>
    </w:p>
    <w:p w14:paraId="7A4EC776" w14:textId="537F6FDA" w:rsidR="006C128A" w:rsidRDefault="006C128A" w:rsidP="006C128A">
      <w:r>
        <w:t xml:space="preserve">A jig was designed to hold the complete board so the transducers are facing upright. This may be useful for debugging and testing. </w:t>
      </w:r>
      <w:r w:rsidR="00A92E8F">
        <w:t>There is only one orientation possible with this jig with as shown in the pictures below.</w:t>
      </w:r>
    </w:p>
    <w:p w14:paraId="048DEF8D" w14:textId="4873A15A" w:rsidR="006C128A" w:rsidRDefault="00A92E8F" w:rsidP="006C128A">
      <w:pPr>
        <w:rPr>
          <w:noProof/>
        </w:rPr>
      </w:pPr>
      <w:r w:rsidRPr="00A92E8F">
        <w:rPr>
          <w:noProof/>
        </w:rPr>
        <w:drawing>
          <wp:inline distT="0" distB="0" distL="0" distR="0" wp14:anchorId="5B93B33A" wp14:editId="5A2BACA4">
            <wp:extent cx="2781935" cy="2428722"/>
            <wp:effectExtent l="0" t="0" r="0" b="0"/>
            <wp:docPr id="1236646784" name="Picture 1" descr="A picture containing LE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6784" name="Picture 1" descr="A picture containing LEGO&#10;&#10;Description automatically generated with medium confidence"/>
                    <pic:cNvPicPr/>
                  </pic:nvPicPr>
                  <pic:blipFill>
                    <a:blip r:embed="rId32"/>
                    <a:stretch>
                      <a:fillRect/>
                    </a:stretch>
                  </pic:blipFill>
                  <pic:spPr>
                    <a:xfrm>
                      <a:off x="0" y="0"/>
                      <a:ext cx="2784813" cy="2431234"/>
                    </a:xfrm>
                    <a:prstGeom prst="rect">
                      <a:avLst/>
                    </a:prstGeom>
                  </pic:spPr>
                </pic:pic>
              </a:graphicData>
            </a:graphic>
          </wp:inline>
        </w:drawing>
      </w:r>
      <w:r w:rsidRPr="00A92E8F">
        <w:rPr>
          <w:noProof/>
        </w:rPr>
        <w:t xml:space="preserve"> </w:t>
      </w:r>
      <w:r w:rsidRPr="00A92E8F">
        <w:rPr>
          <w:noProof/>
        </w:rPr>
        <w:drawing>
          <wp:inline distT="0" distB="0" distL="0" distR="0" wp14:anchorId="41496B8C" wp14:editId="7112C094">
            <wp:extent cx="2473889" cy="2412221"/>
            <wp:effectExtent l="0" t="0" r="3175" b="7620"/>
            <wp:docPr id="1871847008" name="Picture 1" descr="A picture containing electronic engineering, electronic component, circuit componen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008" name="Picture 1" descr="A picture containing electronic engineering, electronic component, circuit component, electronics&#10;&#10;Description automatically generated"/>
                    <pic:cNvPicPr/>
                  </pic:nvPicPr>
                  <pic:blipFill>
                    <a:blip r:embed="rId33"/>
                    <a:stretch>
                      <a:fillRect/>
                    </a:stretch>
                  </pic:blipFill>
                  <pic:spPr>
                    <a:xfrm>
                      <a:off x="0" y="0"/>
                      <a:ext cx="2498013" cy="2435744"/>
                    </a:xfrm>
                    <a:prstGeom prst="rect">
                      <a:avLst/>
                    </a:prstGeom>
                  </pic:spPr>
                </pic:pic>
              </a:graphicData>
            </a:graphic>
          </wp:inline>
        </w:drawing>
      </w:r>
    </w:p>
    <w:p w14:paraId="0D1AAC1F" w14:textId="373CEE02" w:rsidR="009F7935" w:rsidRDefault="00A92E8F" w:rsidP="006C128A">
      <w:r w:rsidRPr="00A92E8F">
        <w:rPr>
          <w:noProof/>
        </w:rPr>
        <w:drawing>
          <wp:inline distT="0" distB="0" distL="0" distR="0" wp14:anchorId="61961891" wp14:editId="7C902303">
            <wp:extent cx="5289453" cy="2826980"/>
            <wp:effectExtent l="0" t="0" r="6985" b="0"/>
            <wp:docPr id="1911310078" name="Picture 1" descr="A picture containing playground, metal,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0078" name="Picture 1" descr="A picture containing playground, metal, yellow&#10;&#10;Description automatically generated"/>
                    <pic:cNvPicPr/>
                  </pic:nvPicPr>
                  <pic:blipFill>
                    <a:blip r:embed="rId34"/>
                    <a:stretch>
                      <a:fillRect/>
                    </a:stretch>
                  </pic:blipFill>
                  <pic:spPr>
                    <a:xfrm>
                      <a:off x="0" y="0"/>
                      <a:ext cx="5308562" cy="2837193"/>
                    </a:xfrm>
                    <a:prstGeom prst="rect">
                      <a:avLst/>
                    </a:prstGeom>
                  </pic:spPr>
                </pic:pic>
              </a:graphicData>
            </a:graphic>
          </wp:inline>
        </w:drawing>
      </w:r>
    </w:p>
    <w:p w14:paraId="378395D3" w14:textId="77777777" w:rsidR="009F7935" w:rsidRDefault="009F7935">
      <w:r>
        <w:br w:type="page"/>
      </w:r>
    </w:p>
    <w:p w14:paraId="42544DE4" w14:textId="77777777" w:rsidR="00A92E8F" w:rsidRDefault="00A92E8F" w:rsidP="006C128A"/>
    <w:sectPr w:rsidR="00A92E8F" w:rsidSect="00ED64FE">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Hirayama, Ryuji" w:date="2023-06-05T13:19:00Z" w:initials="RH">
    <w:p w14:paraId="366E059B" w14:textId="77777777" w:rsidR="00B3367C" w:rsidRDefault="00B3367C" w:rsidP="00767D58">
      <w:pPr>
        <w:pStyle w:val="CommentText"/>
      </w:pPr>
      <w:r>
        <w:rPr>
          <w:rStyle w:val="CommentReference"/>
        </w:rPr>
        <w:annotationRef/>
      </w:r>
      <w:r>
        <w:t>I personally think this 2 million setting doesn't mean anything in BlueTooth Classic.</w:t>
      </w:r>
    </w:p>
  </w:comment>
  <w:comment w:id="23" w:author="Kazemi, Ben" w:date="2023-06-05T15:45:00Z" w:initials="KB">
    <w:p w14:paraId="4814F6FE" w14:textId="77777777" w:rsidR="00840407" w:rsidRDefault="00840407" w:rsidP="00BD3996">
      <w:pPr>
        <w:pStyle w:val="CommentText"/>
      </w:pPr>
      <w:r>
        <w:rPr>
          <w:rStyle w:val="CommentReference"/>
        </w:rPr>
        <w:annotationRef/>
      </w:r>
      <w:r>
        <w:t>You're right but I'm pointing out the serial speed, so even if BT is faster, there is a bottleneck at the serial port, I'll make this clear</w:t>
      </w:r>
    </w:p>
  </w:comment>
  <w:comment w:id="30" w:author="Hirayama, Ryuji" w:date="2023-06-05T13:23:00Z" w:initials="RH">
    <w:p w14:paraId="212CA1FD" w14:textId="11860F9D" w:rsidR="00FA4226" w:rsidRDefault="00FA4226" w:rsidP="006763F4">
      <w:pPr>
        <w:pStyle w:val="CommentText"/>
      </w:pPr>
      <w:r>
        <w:rPr>
          <w:rStyle w:val="CommentReference"/>
        </w:rPr>
        <w:annotationRef/>
      </w:r>
      <w:r>
        <w:t>Isn't there any difference between the cases when transducers are on and off?</w:t>
      </w:r>
    </w:p>
  </w:comment>
  <w:comment w:id="31" w:author="Kazemi, Ben" w:date="2023-06-05T15:45:00Z" w:initials="KB">
    <w:p w14:paraId="07E65956" w14:textId="77777777" w:rsidR="00840407" w:rsidRDefault="00840407" w:rsidP="00501F22">
      <w:pPr>
        <w:pStyle w:val="CommentText"/>
      </w:pPr>
      <w:r>
        <w:rPr>
          <w:rStyle w:val="CommentReference"/>
        </w:rPr>
        <w:annotationRef/>
      </w:r>
      <w:r>
        <w:t>Yes, I pasted this data wrong</w:t>
      </w:r>
    </w:p>
  </w:comment>
  <w:comment w:id="45" w:author="Hirayama, Ryuji" w:date="2023-06-05T13:28:00Z" w:initials="RH">
    <w:p w14:paraId="52B0FCBC" w14:textId="564314FF" w:rsidR="00FA4226" w:rsidRDefault="00FA4226" w:rsidP="003B08B0">
      <w:pPr>
        <w:pStyle w:val="CommentText"/>
      </w:pPr>
      <w:r>
        <w:rPr>
          <w:rStyle w:val="CommentReference"/>
        </w:rPr>
        <w:annotationRef/>
      </w:r>
      <w:r>
        <w:t>Please add what VS means. 5v source for FPGA and ESP32?</w:t>
      </w:r>
    </w:p>
  </w:comment>
  <w:comment w:id="67" w:author="Hirayama, Ryuji" w:date="2023-06-05T13:58:00Z" w:initials="RH">
    <w:p w14:paraId="3B6F2B48" w14:textId="77305114" w:rsidR="00816D7F" w:rsidRDefault="00816D7F" w:rsidP="00F20ADC">
      <w:pPr>
        <w:pStyle w:val="CommentText"/>
      </w:pPr>
      <w:r>
        <w:rPr>
          <w:rStyle w:val="CommentReference"/>
        </w:rPr>
        <w:annotationRef/>
      </w:r>
      <w:r>
        <w:t>Please double check if this and the one below are correct. I think you replaced them with others, right? Please provide more details so that we can make the same one.</w:t>
      </w:r>
    </w:p>
  </w:comment>
  <w:comment w:id="68" w:author="Kazemi, Ben" w:date="2023-06-05T15:46:00Z" w:initials="KB">
    <w:p w14:paraId="59B21879" w14:textId="77777777" w:rsidR="00840407" w:rsidRDefault="00840407" w:rsidP="00563984">
      <w:pPr>
        <w:pStyle w:val="CommentText"/>
      </w:pPr>
      <w:r>
        <w:rPr>
          <w:rStyle w:val="CommentReference"/>
        </w:rPr>
        <w:annotationRef/>
      </w:r>
      <w:r>
        <w:t>I'll fix this</w:t>
      </w:r>
    </w:p>
  </w:comment>
  <w:comment w:id="76" w:author="Hirayama, Ryuji" w:date="2023-06-05T14:01:00Z" w:initials="RH">
    <w:p w14:paraId="52BBC402" w14:textId="03EF7FEF" w:rsidR="00816D7F" w:rsidRDefault="00816D7F" w:rsidP="00545316">
      <w:pPr>
        <w:pStyle w:val="CommentText"/>
      </w:pPr>
      <w:r>
        <w:rPr>
          <w:rStyle w:val="CommentReference"/>
        </w:rPr>
        <w:annotationRef/>
      </w:r>
      <w:r>
        <w:t>Please provide contact information we have been working with for bigger boards, as a reference. (if you can forward the emails you communicated before, that would be helpful as I don't know how to contact them)</w:t>
      </w:r>
    </w:p>
  </w:comment>
  <w:comment w:id="77" w:author="Kazemi, Ben" w:date="2023-06-05T15:46:00Z" w:initials="KB">
    <w:p w14:paraId="1978E4E7" w14:textId="77777777" w:rsidR="00840407" w:rsidRDefault="00840407" w:rsidP="00920A92">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6E059B" w15:done="1"/>
  <w15:commentEx w15:paraId="4814F6FE" w15:paraIdParent="366E059B" w15:done="1"/>
  <w15:commentEx w15:paraId="212CA1FD" w15:done="1"/>
  <w15:commentEx w15:paraId="07E65956" w15:paraIdParent="212CA1FD" w15:done="1"/>
  <w15:commentEx w15:paraId="52B0FCBC" w15:done="1"/>
  <w15:commentEx w15:paraId="3B6F2B48" w15:done="1"/>
  <w15:commentEx w15:paraId="59B21879" w15:paraIdParent="3B6F2B48" w15:done="1"/>
  <w15:commentEx w15:paraId="52BBC402" w15:done="1"/>
  <w15:commentEx w15:paraId="1978E4E7" w15:paraIdParent="52BBC40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85F7D" w16cex:dateUtc="2023-06-05T12:19:00Z"/>
  <w16cex:commentExtensible w16cex:durableId="28288180" w16cex:dateUtc="2023-06-05T14:45:00Z"/>
  <w16cex:commentExtensible w16cex:durableId="2828606D" w16cex:dateUtc="2023-06-05T12:23:00Z"/>
  <w16cex:commentExtensible w16cex:durableId="2828819B" w16cex:dateUtc="2023-06-05T14:45:00Z"/>
  <w16cex:commentExtensible w16cex:durableId="28286189" w16cex:dateUtc="2023-06-05T12:28:00Z"/>
  <w16cex:commentExtensible w16cex:durableId="2828688C" w16cex:dateUtc="2023-06-05T12:58:00Z"/>
  <w16cex:commentExtensible w16cex:durableId="282881BF" w16cex:dateUtc="2023-06-05T14:46:00Z"/>
  <w16cex:commentExtensible w16cex:durableId="2828692A" w16cex:dateUtc="2023-06-05T13:01:00Z"/>
  <w16cex:commentExtensible w16cex:durableId="282881D2" w16cex:dateUtc="2023-06-05T1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6E059B" w16cid:durableId="28285F7D"/>
  <w16cid:commentId w16cid:paraId="4814F6FE" w16cid:durableId="28288180"/>
  <w16cid:commentId w16cid:paraId="212CA1FD" w16cid:durableId="2828606D"/>
  <w16cid:commentId w16cid:paraId="07E65956" w16cid:durableId="2828819B"/>
  <w16cid:commentId w16cid:paraId="52B0FCBC" w16cid:durableId="28286189"/>
  <w16cid:commentId w16cid:paraId="3B6F2B48" w16cid:durableId="2828688C"/>
  <w16cid:commentId w16cid:paraId="59B21879" w16cid:durableId="282881BF"/>
  <w16cid:commentId w16cid:paraId="52BBC402" w16cid:durableId="2828692A"/>
  <w16cid:commentId w16cid:paraId="1978E4E7" w16cid:durableId="282881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CA6A3" w14:textId="77777777" w:rsidR="006C77D3" w:rsidRDefault="006C77D3" w:rsidP="003D07F2">
      <w:pPr>
        <w:spacing w:after="0" w:line="240" w:lineRule="auto"/>
      </w:pPr>
      <w:r>
        <w:separator/>
      </w:r>
    </w:p>
  </w:endnote>
  <w:endnote w:type="continuationSeparator" w:id="0">
    <w:p w14:paraId="00B82EFF" w14:textId="77777777" w:rsidR="006C77D3" w:rsidRDefault="006C77D3" w:rsidP="003D0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E2F1D" w14:textId="77777777" w:rsidR="003D07F2" w:rsidRDefault="003D07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6300761"/>
      <w:docPartObj>
        <w:docPartGallery w:val="Page Numbers (Bottom of Page)"/>
        <w:docPartUnique/>
      </w:docPartObj>
    </w:sdtPr>
    <w:sdtEndPr>
      <w:rPr>
        <w:noProof/>
      </w:rPr>
    </w:sdtEndPr>
    <w:sdtContent>
      <w:p w14:paraId="58F3B5B7" w14:textId="0FDCBA23" w:rsidR="003D07F2" w:rsidRDefault="003D07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C649E4" w14:textId="77777777" w:rsidR="003D07F2" w:rsidRDefault="003D07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8E81" w14:textId="77777777" w:rsidR="003D07F2" w:rsidRDefault="003D0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EAD6D" w14:textId="77777777" w:rsidR="006C77D3" w:rsidRDefault="006C77D3" w:rsidP="003D07F2">
      <w:pPr>
        <w:spacing w:after="0" w:line="240" w:lineRule="auto"/>
      </w:pPr>
      <w:r>
        <w:separator/>
      </w:r>
    </w:p>
  </w:footnote>
  <w:footnote w:type="continuationSeparator" w:id="0">
    <w:p w14:paraId="76D5D646" w14:textId="77777777" w:rsidR="006C77D3" w:rsidRDefault="006C77D3" w:rsidP="003D07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E15B8" w14:textId="77777777" w:rsidR="003D07F2" w:rsidRDefault="003D07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25FB8" w14:textId="77777777" w:rsidR="003D07F2" w:rsidRDefault="003D07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C5DB" w14:textId="77777777" w:rsidR="003D07F2" w:rsidRDefault="003D07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81234"/>
    <w:multiLevelType w:val="hybridMultilevel"/>
    <w:tmpl w:val="332ECCDE"/>
    <w:lvl w:ilvl="0" w:tplc="418A9E0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FD32BB"/>
    <w:multiLevelType w:val="multilevel"/>
    <w:tmpl w:val="3D28B9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2EA6715"/>
    <w:multiLevelType w:val="hybridMultilevel"/>
    <w:tmpl w:val="014AD068"/>
    <w:lvl w:ilvl="0" w:tplc="CD0A7B3E">
      <w:start w:val="1"/>
      <w:numFmt w:val="decimal"/>
      <w:lvlText w:val="1.%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27F4FB8"/>
    <w:multiLevelType w:val="multilevel"/>
    <w:tmpl w:val="0F22EB36"/>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81318187">
    <w:abstractNumId w:val="1"/>
  </w:num>
  <w:num w:numId="2" w16cid:durableId="881091040">
    <w:abstractNumId w:val="0"/>
  </w:num>
  <w:num w:numId="3" w16cid:durableId="346714590">
    <w:abstractNumId w:val="2"/>
  </w:num>
  <w:num w:numId="4" w16cid:durableId="48204837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rayama, Ryuji">
    <w15:presenceInfo w15:providerId="AD" w15:userId="S::ucachir@ucl.ac.uk::e06f6e1a-d210-427d-9480-f5dd8b94e9cf"/>
  </w15:person>
  <w15:person w15:author="Ben Kazemi">
    <w15:presenceInfo w15:providerId="Windows Live" w15:userId="13378161_tp_dropbox"/>
  </w15:person>
  <w15:person w15:author="Kazemi, Ben">
    <w15:presenceInfo w15:providerId="AD" w15:userId="S::ucacbd1@ucl.ac.uk::baa6d3d8-c612-4dea-ab69-94825696fc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4FE"/>
    <w:rsid w:val="00073F43"/>
    <w:rsid w:val="0008062B"/>
    <w:rsid w:val="000839C2"/>
    <w:rsid w:val="000905FB"/>
    <w:rsid w:val="00094052"/>
    <w:rsid w:val="000A702A"/>
    <w:rsid w:val="000B612B"/>
    <w:rsid w:val="000D29D1"/>
    <w:rsid w:val="000D4EBE"/>
    <w:rsid w:val="00121666"/>
    <w:rsid w:val="00132C2E"/>
    <w:rsid w:val="00141C2D"/>
    <w:rsid w:val="00146DA8"/>
    <w:rsid w:val="00156780"/>
    <w:rsid w:val="00162460"/>
    <w:rsid w:val="001850AB"/>
    <w:rsid w:val="001859D2"/>
    <w:rsid w:val="001900EB"/>
    <w:rsid w:val="001A592C"/>
    <w:rsid w:val="001C1C9F"/>
    <w:rsid w:val="00206189"/>
    <w:rsid w:val="002125C0"/>
    <w:rsid w:val="00216804"/>
    <w:rsid w:val="00217522"/>
    <w:rsid w:val="00235D53"/>
    <w:rsid w:val="00261498"/>
    <w:rsid w:val="00263FEF"/>
    <w:rsid w:val="002A2556"/>
    <w:rsid w:val="002A553A"/>
    <w:rsid w:val="002B0BC5"/>
    <w:rsid w:val="002E164D"/>
    <w:rsid w:val="002F7F83"/>
    <w:rsid w:val="00304F09"/>
    <w:rsid w:val="00323F48"/>
    <w:rsid w:val="003A43E9"/>
    <w:rsid w:val="003A7463"/>
    <w:rsid w:val="003D07F2"/>
    <w:rsid w:val="003E08A8"/>
    <w:rsid w:val="003E3804"/>
    <w:rsid w:val="00407721"/>
    <w:rsid w:val="00423638"/>
    <w:rsid w:val="0045136D"/>
    <w:rsid w:val="004722E5"/>
    <w:rsid w:val="00474EA9"/>
    <w:rsid w:val="0049105A"/>
    <w:rsid w:val="00495D56"/>
    <w:rsid w:val="00497DCE"/>
    <w:rsid w:val="00497DF0"/>
    <w:rsid w:val="004A3543"/>
    <w:rsid w:val="004B00E4"/>
    <w:rsid w:val="004B707D"/>
    <w:rsid w:val="004C10FF"/>
    <w:rsid w:val="004D6CD7"/>
    <w:rsid w:val="004E491E"/>
    <w:rsid w:val="00500120"/>
    <w:rsid w:val="0051173C"/>
    <w:rsid w:val="0057254F"/>
    <w:rsid w:val="00581A6B"/>
    <w:rsid w:val="00590632"/>
    <w:rsid w:val="00594A4A"/>
    <w:rsid w:val="00597812"/>
    <w:rsid w:val="005A5D9E"/>
    <w:rsid w:val="005F4D4B"/>
    <w:rsid w:val="00617572"/>
    <w:rsid w:val="00636308"/>
    <w:rsid w:val="006C128A"/>
    <w:rsid w:val="006C77D3"/>
    <w:rsid w:val="006D2EC5"/>
    <w:rsid w:val="006E5FA8"/>
    <w:rsid w:val="00720CB7"/>
    <w:rsid w:val="00767A74"/>
    <w:rsid w:val="007E2819"/>
    <w:rsid w:val="00816D7F"/>
    <w:rsid w:val="00831CFB"/>
    <w:rsid w:val="00840407"/>
    <w:rsid w:val="0085167E"/>
    <w:rsid w:val="008559B9"/>
    <w:rsid w:val="008829AC"/>
    <w:rsid w:val="008B4CF7"/>
    <w:rsid w:val="00902DC9"/>
    <w:rsid w:val="00925E1C"/>
    <w:rsid w:val="009342AC"/>
    <w:rsid w:val="00937D5C"/>
    <w:rsid w:val="0094053F"/>
    <w:rsid w:val="00984D2F"/>
    <w:rsid w:val="009A7B49"/>
    <w:rsid w:val="009B04B5"/>
    <w:rsid w:val="009B4147"/>
    <w:rsid w:val="009B431C"/>
    <w:rsid w:val="009D5A3C"/>
    <w:rsid w:val="009E7923"/>
    <w:rsid w:val="009F7935"/>
    <w:rsid w:val="00A00FCF"/>
    <w:rsid w:val="00A06862"/>
    <w:rsid w:val="00A16D1E"/>
    <w:rsid w:val="00A3205F"/>
    <w:rsid w:val="00A540EE"/>
    <w:rsid w:val="00A546A2"/>
    <w:rsid w:val="00A548B2"/>
    <w:rsid w:val="00A73145"/>
    <w:rsid w:val="00A92E8F"/>
    <w:rsid w:val="00AB7C61"/>
    <w:rsid w:val="00AD1A33"/>
    <w:rsid w:val="00B021BE"/>
    <w:rsid w:val="00B11E42"/>
    <w:rsid w:val="00B21B4F"/>
    <w:rsid w:val="00B25DCB"/>
    <w:rsid w:val="00B3367C"/>
    <w:rsid w:val="00B43F32"/>
    <w:rsid w:val="00B45109"/>
    <w:rsid w:val="00B66142"/>
    <w:rsid w:val="00B663E1"/>
    <w:rsid w:val="00BA463E"/>
    <w:rsid w:val="00BB48A5"/>
    <w:rsid w:val="00BC5719"/>
    <w:rsid w:val="00BF3C9F"/>
    <w:rsid w:val="00C56D72"/>
    <w:rsid w:val="00C820C8"/>
    <w:rsid w:val="00C92D31"/>
    <w:rsid w:val="00CA6A38"/>
    <w:rsid w:val="00CC5481"/>
    <w:rsid w:val="00CC6E71"/>
    <w:rsid w:val="00CE03DC"/>
    <w:rsid w:val="00CF6A3E"/>
    <w:rsid w:val="00D2340E"/>
    <w:rsid w:val="00D315D2"/>
    <w:rsid w:val="00D41EDA"/>
    <w:rsid w:val="00D81A01"/>
    <w:rsid w:val="00DB0049"/>
    <w:rsid w:val="00DB00AF"/>
    <w:rsid w:val="00DD6A90"/>
    <w:rsid w:val="00DF64E9"/>
    <w:rsid w:val="00E52E2F"/>
    <w:rsid w:val="00E76BD2"/>
    <w:rsid w:val="00E931E5"/>
    <w:rsid w:val="00EA2CEB"/>
    <w:rsid w:val="00ED64FE"/>
    <w:rsid w:val="00EE4731"/>
    <w:rsid w:val="00F32BE4"/>
    <w:rsid w:val="00F54AEE"/>
    <w:rsid w:val="00F66C97"/>
    <w:rsid w:val="00F75CAF"/>
    <w:rsid w:val="00F9791E"/>
    <w:rsid w:val="00FA1E6C"/>
    <w:rsid w:val="00FA4226"/>
    <w:rsid w:val="00FB5E0E"/>
    <w:rsid w:val="00FE2E78"/>
    <w:rsid w:val="00FE4D26"/>
    <w:rsid w:val="00FE4DF2"/>
    <w:rsid w:val="00FF05C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13A1"/>
  <w15:chartTrackingRefBased/>
  <w15:docId w15:val="{1AD54BD5-4F1A-4222-B6CB-D60FFE0B3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D1"/>
  </w:style>
  <w:style w:type="paragraph" w:styleId="Heading1">
    <w:name w:val="heading 1"/>
    <w:basedOn w:val="Heading2"/>
    <w:next w:val="Normal"/>
    <w:link w:val="Heading1Char"/>
    <w:autoRedefine/>
    <w:uiPriority w:val="9"/>
    <w:qFormat/>
    <w:rsid w:val="00206189"/>
    <w:pPr>
      <w:numPr>
        <w:ilvl w:val="0"/>
      </w:numPr>
      <w:outlineLvl w:val="0"/>
      <w:pPrChange w:id="0" w:author="Hirayama, Ryuji" w:date="2023-06-05T13:02:00Z">
        <w:pPr>
          <w:keepNext/>
          <w:keepLines/>
          <w:numPr>
            <w:numId w:val="4"/>
          </w:numPr>
          <w:spacing w:before="40" w:line="259" w:lineRule="auto"/>
          <w:ind w:left="567" w:hanging="567"/>
          <w:outlineLvl w:val="0"/>
        </w:pPr>
      </w:pPrChange>
    </w:pPr>
    <w:rPr>
      <w:rPrChange w:id="0" w:author="Hirayama, Ryuji" w:date="2023-06-05T13:02:00Z">
        <w:rPr>
          <w:rFonts w:asciiTheme="majorHAnsi" w:eastAsiaTheme="majorEastAsia" w:hAnsiTheme="majorHAnsi" w:cstheme="majorBidi"/>
          <w:sz w:val="32"/>
          <w:szCs w:val="26"/>
          <w:lang w:val="en-GB" w:eastAsia="en-US" w:bidi="ar-SA"/>
        </w:rPr>
      </w:rPrChange>
    </w:rPr>
  </w:style>
  <w:style w:type="paragraph" w:styleId="Heading2">
    <w:name w:val="heading 2"/>
    <w:basedOn w:val="Normal"/>
    <w:next w:val="Normal"/>
    <w:link w:val="Heading2Char"/>
    <w:uiPriority w:val="9"/>
    <w:unhideWhenUsed/>
    <w:qFormat/>
    <w:rsid w:val="00497DCE"/>
    <w:pPr>
      <w:keepNext/>
      <w:keepLines/>
      <w:numPr>
        <w:ilvl w:val="1"/>
        <w:numId w:val="4"/>
      </w:numPr>
      <w:spacing w:before="40" w:after="0"/>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A540EE"/>
    <w:pPr>
      <w:keepNext/>
      <w:keepLines/>
      <w:numPr>
        <w:ilvl w:val="2"/>
        <w:numId w:val="4"/>
      </w:numPr>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64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64FE"/>
    <w:rPr>
      <w:rFonts w:eastAsiaTheme="minorEastAsia"/>
      <w:lang w:val="en-US"/>
    </w:rPr>
  </w:style>
  <w:style w:type="character" w:customStyle="1" w:styleId="Heading1Char">
    <w:name w:val="Heading 1 Char"/>
    <w:basedOn w:val="DefaultParagraphFont"/>
    <w:link w:val="Heading1"/>
    <w:uiPriority w:val="9"/>
    <w:rsid w:val="00206189"/>
    <w:rPr>
      <w:rFonts w:asciiTheme="majorHAnsi" w:eastAsiaTheme="majorEastAsia" w:hAnsiTheme="majorHAnsi" w:cstheme="majorBidi"/>
      <w:sz w:val="32"/>
      <w:szCs w:val="26"/>
    </w:rPr>
  </w:style>
  <w:style w:type="character" w:customStyle="1" w:styleId="Heading2Char">
    <w:name w:val="Heading 2 Char"/>
    <w:basedOn w:val="DefaultParagraphFont"/>
    <w:link w:val="Heading2"/>
    <w:uiPriority w:val="9"/>
    <w:rsid w:val="00497DCE"/>
    <w:rPr>
      <w:rFonts w:asciiTheme="majorHAnsi" w:eastAsiaTheme="majorEastAsia" w:hAnsiTheme="majorHAnsi" w:cstheme="majorBidi"/>
      <w:sz w:val="32"/>
      <w:szCs w:val="26"/>
    </w:rPr>
  </w:style>
  <w:style w:type="table" w:styleId="TableGrid">
    <w:name w:val="Table Grid"/>
    <w:basedOn w:val="TableNormal"/>
    <w:uiPriority w:val="39"/>
    <w:rsid w:val="00073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0632"/>
    <w:rPr>
      <w:color w:val="0563C1" w:themeColor="hyperlink"/>
      <w:u w:val="single"/>
    </w:rPr>
  </w:style>
  <w:style w:type="character" w:styleId="UnresolvedMention">
    <w:name w:val="Unresolved Mention"/>
    <w:basedOn w:val="DefaultParagraphFont"/>
    <w:uiPriority w:val="99"/>
    <w:semiHidden/>
    <w:unhideWhenUsed/>
    <w:rsid w:val="00590632"/>
    <w:rPr>
      <w:color w:val="605E5C"/>
      <w:shd w:val="clear" w:color="auto" w:fill="E1DFDD"/>
    </w:rPr>
  </w:style>
  <w:style w:type="paragraph" w:styleId="TOCHeading">
    <w:name w:val="TOC Heading"/>
    <w:basedOn w:val="Heading1"/>
    <w:next w:val="Normal"/>
    <w:uiPriority w:val="39"/>
    <w:unhideWhenUsed/>
    <w:qFormat/>
    <w:rsid w:val="00A00FCF"/>
    <w:pPr>
      <w:numPr>
        <w:numId w:val="0"/>
      </w:numPr>
      <w:outlineLvl w:val="9"/>
    </w:pPr>
    <w:rPr>
      <w:lang w:val="en-US"/>
    </w:rPr>
  </w:style>
  <w:style w:type="paragraph" w:styleId="TOC1">
    <w:name w:val="toc 1"/>
    <w:basedOn w:val="Normal"/>
    <w:next w:val="Normal"/>
    <w:autoRedefine/>
    <w:uiPriority w:val="39"/>
    <w:unhideWhenUsed/>
    <w:rsid w:val="00A00FCF"/>
    <w:pPr>
      <w:spacing w:after="100"/>
    </w:pPr>
  </w:style>
  <w:style w:type="paragraph" w:styleId="TOC2">
    <w:name w:val="toc 2"/>
    <w:basedOn w:val="Normal"/>
    <w:next w:val="Normal"/>
    <w:autoRedefine/>
    <w:uiPriority w:val="39"/>
    <w:unhideWhenUsed/>
    <w:rsid w:val="00A00FCF"/>
    <w:pPr>
      <w:spacing w:after="100"/>
      <w:ind w:left="220"/>
    </w:pPr>
  </w:style>
  <w:style w:type="character" w:customStyle="1" w:styleId="Heading3Char">
    <w:name w:val="Heading 3 Char"/>
    <w:basedOn w:val="DefaultParagraphFont"/>
    <w:link w:val="Heading3"/>
    <w:uiPriority w:val="9"/>
    <w:rsid w:val="00A540EE"/>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984D2F"/>
    <w:pPr>
      <w:spacing w:after="100"/>
      <w:ind w:left="440"/>
    </w:pPr>
  </w:style>
  <w:style w:type="paragraph" w:styleId="Header">
    <w:name w:val="header"/>
    <w:basedOn w:val="Normal"/>
    <w:link w:val="HeaderChar"/>
    <w:uiPriority w:val="99"/>
    <w:unhideWhenUsed/>
    <w:rsid w:val="003D07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7F2"/>
  </w:style>
  <w:style w:type="paragraph" w:styleId="Footer">
    <w:name w:val="footer"/>
    <w:basedOn w:val="Normal"/>
    <w:link w:val="FooterChar"/>
    <w:uiPriority w:val="99"/>
    <w:unhideWhenUsed/>
    <w:rsid w:val="003D07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7F2"/>
  </w:style>
  <w:style w:type="paragraph" w:styleId="Revision">
    <w:name w:val="Revision"/>
    <w:hidden/>
    <w:uiPriority w:val="99"/>
    <w:semiHidden/>
    <w:rsid w:val="00206189"/>
    <w:pPr>
      <w:spacing w:after="0" w:line="240" w:lineRule="auto"/>
    </w:pPr>
  </w:style>
  <w:style w:type="character" w:styleId="CommentReference">
    <w:name w:val="annotation reference"/>
    <w:basedOn w:val="DefaultParagraphFont"/>
    <w:uiPriority w:val="99"/>
    <w:semiHidden/>
    <w:unhideWhenUsed/>
    <w:rsid w:val="00B3367C"/>
    <w:rPr>
      <w:sz w:val="16"/>
      <w:szCs w:val="16"/>
    </w:rPr>
  </w:style>
  <w:style w:type="paragraph" w:styleId="CommentText">
    <w:name w:val="annotation text"/>
    <w:basedOn w:val="Normal"/>
    <w:link w:val="CommentTextChar"/>
    <w:uiPriority w:val="99"/>
    <w:unhideWhenUsed/>
    <w:rsid w:val="00B3367C"/>
    <w:pPr>
      <w:spacing w:line="240" w:lineRule="auto"/>
    </w:pPr>
    <w:rPr>
      <w:sz w:val="20"/>
      <w:szCs w:val="20"/>
    </w:rPr>
  </w:style>
  <w:style w:type="character" w:customStyle="1" w:styleId="CommentTextChar">
    <w:name w:val="Comment Text Char"/>
    <w:basedOn w:val="DefaultParagraphFont"/>
    <w:link w:val="CommentText"/>
    <w:uiPriority w:val="99"/>
    <w:rsid w:val="00B3367C"/>
    <w:rPr>
      <w:sz w:val="20"/>
      <w:szCs w:val="20"/>
    </w:rPr>
  </w:style>
  <w:style w:type="paragraph" w:styleId="CommentSubject">
    <w:name w:val="annotation subject"/>
    <w:basedOn w:val="CommentText"/>
    <w:next w:val="CommentText"/>
    <w:link w:val="CommentSubjectChar"/>
    <w:uiPriority w:val="99"/>
    <w:semiHidden/>
    <w:unhideWhenUsed/>
    <w:rsid w:val="00B3367C"/>
    <w:rPr>
      <w:b/>
      <w:bCs/>
    </w:rPr>
  </w:style>
  <w:style w:type="character" w:customStyle="1" w:styleId="CommentSubjectChar">
    <w:name w:val="Comment Subject Char"/>
    <w:basedOn w:val="CommentTextChar"/>
    <w:link w:val="CommentSubject"/>
    <w:uiPriority w:val="99"/>
    <w:semiHidden/>
    <w:rsid w:val="00B33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9534">
      <w:bodyDiv w:val="1"/>
      <w:marLeft w:val="0"/>
      <w:marRight w:val="0"/>
      <w:marTop w:val="0"/>
      <w:marBottom w:val="0"/>
      <w:divBdr>
        <w:top w:val="none" w:sz="0" w:space="0" w:color="auto"/>
        <w:left w:val="none" w:sz="0" w:space="0" w:color="auto"/>
        <w:bottom w:val="none" w:sz="0" w:space="0" w:color="auto"/>
        <w:right w:val="none" w:sz="0" w:space="0" w:color="auto"/>
      </w:divBdr>
    </w:div>
    <w:div w:id="843741299">
      <w:bodyDiv w:val="1"/>
      <w:marLeft w:val="0"/>
      <w:marRight w:val="0"/>
      <w:marTop w:val="0"/>
      <w:marBottom w:val="0"/>
      <w:divBdr>
        <w:top w:val="none" w:sz="0" w:space="0" w:color="auto"/>
        <w:left w:val="none" w:sz="0" w:space="0" w:color="auto"/>
        <w:bottom w:val="none" w:sz="0" w:space="0" w:color="auto"/>
        <w:right w:val="none" w:sz="0" w:space="0" w:color="auto"/>
      </w:divBdr>
    </w:div>
    <w:div w:id="1399552191">
      <w:bodyDiv w:val="1"/>
      <w:marLeft w:val="0"/>
      <w:marRight w:val="0"/>
      <w:marTop w:val="0"/>
      <w:marBottom w:val="0"/>
      <w:divBdr>
        <w:top w:val="none" w:sz="0" w:space="0" w:color="auto"/>
        <w:left w:val="none" w:sz="0" w:space="0" w:color="auto"/>
        <w:bottom w:val="none" w:sz="0" w:space="0" w:color="auto"/>
        <w:right w:val="none" w:sz="0" w:space="0" w:color="auto"/>
      </w:divBdr>
    </w:div>
    <w:div w:id="153442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5.png" /><Relationship Id="rId18" Type="http://schemas.microsoft.com/office/2011/relationships/commentsExtended" Target="commentsExtended.xml" /><Relationship Id="rId26" Type="http://schemas.openxmlformats.org/officeDocument/2006/relationships/image" Target="media/image14.png" /><Relationship Id="rId39" Type="http://schemas.openxmlformats.org/officeDocument/2006/relationships/header" Target="header3.xml" /><Relationship Id="rId3" Type="http://schemas.openxmlformats.org/officeDocument/2006/relationships/numbering" Target="numbering.xml" /><Relationship Id="rId21" Type="http://schemas.openxmlformats.org/officeDocument/2006/relationships/image" Target="media/image9.png" /><Relationship Id="rId34" Type="http://schemas.openxmlformats.org/officeDocument/2006/relationships/image" Target="media/image20.png" /><Relationship Id="rId42" Type="http://schemas.microsoft.com/office/2011/relationships/people" Target="people.xml" /><Relationship Id="rId7" Type="http://schemas.openxmlformats.org/officeDocument/2006/relationships/footnotes" Target="footnotes.xml" /><Relationship Id="rId12" Type="http://schemas.openxmlformats.org/officeDocument/2006/relationships/image" Target="media/image4.png" /><Relationship Id="rId17" Type="http://schemas.openxmlformats.org/officeDocument/2006/relationships/comments" Target="comments.xml" /><Relationship Id="rId25" Type="http://schemas.openxmlformats.org/officeDocument/2006/relationships/image" Target="media/image13.png" /><Relationship Id="rId33" Type="http://schemas.openxmlformats.org/officeDocument/2006/relationships/image" Target="media/image19.png" /><Relationship Id="rId38" Type="http://schemas.openxmlformats.org/officeDocument/2006/relationships/footer" Target="footer2.xml" /><Relationship Id="rId2" Type="http://schemas.openxmlformats.org/officeDocument/2006/relationships/customXml" Target="../customXml/item2.xml" /><Relationship Id="rId16" Type="http://schemas.openxmlformats.org/officeDocument/2006/relationships/image" Target="media/image8.png" /><Relationship Id="rId20" Type="http://schemas.microsoft.com/office/2018/08/relationships/commentsExtensible" Target="commentsExtensible.xml" /><Relationship Id="rId29" Type="http://schemas.openxmlformats.org/officeDocument/2006/relationships/image" Target="media/image17.png" /><Relationship Id="rId41"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png" /><Relationship Id="rId24" Type="http://schemas.openxmlformats.org/officeDocument/2006/relationships/image" Target="media/image12.png" /><Relationship Id="rId32" Type="http://schemas.openxmlformats.org/officeDocument/2006/relationships/image" Target="media/image18.png" /><Relationship Id="rId37" Type="http://schemas.openxmlformats.org/officeDocument/2006/relationships/footer" Target="footer1.xml" /><Relationship Id="rId40" Type="http://schemas.openxmlformats.org/officeDocument/2006/relationships/footer" Target="footer3.xml" /><Relationship Id="rId5" Type="http://schemas.openxmlformats.org/officeDocument/2006/relationships/settings" Target="settings.xml" /><Relationship Id="rId15" Type="http://schemas.openxmlformats.org/officeDocument/2006/relationships/image" Target="media/image7.png" /><Relationship Id="rId23" Type="http://schemas.openxmlformats.org/officeDocument/2006/relationships/image" Target="media/image11.png" /><Relationship Id="rId28" Type="http://schemas.openxmlformats.org/officeDocument/2006/relationships/image" Target="media/image16.png" /><Relationship Id="rId36" Type="http://schemas.openxmlformats.org/officeDocument/2006/relationships/header" Target="header2.xml" /><Relationship Id="rId10" Type="http://schemas.openxmlformats.org/officeDocument/2006/relationships/image" Target="media/image2.png" /><Relationship Id="rId19" Type="http://schemas.microsoft.com/office/2016/09/relationships/commentsIds" Target="commentsIds.xml" /><Relationship Id="rId31" Type="http://schemas.openxmlformats.org/officeDocument/2006/relationships/hyperlink" Target="https://raw.githubusercontent.com/espressif/arduino-esp32/gh-pages/package_esp32_dev_index.json" TargetMode="External" /><Relationship Id="rId44" Type="http://schemas.openxmlformats.org/officeDocument/2006/relationships/theme" Target="theme/theme1.xml"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image" Target="media/image6.png"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hyperlink" Target="https://learn.adafruit.com/adafruit-huzzah32-esp32-feather" TargetMode="External" /><Relationship Id="rId35" Type="http://schemas.openxmlformats.org/officeDocument/2006/relationships/header" Target="header1.xml" /><Relationship Id="rId43" Type="http://schemas.openxmlformats.org/officeDocument/2006/relationships/glossaryDocument" Target="glossary/document.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5CBBC8E64E4E4985C9FD37B2779C37"/>
        <w:category>
          <w:name w:val="General"/>
          <w:gallery w:val="placeholder"/>
        </w:category>
        <w:types>
          <w:type w:val="bbPlcHdr"/>
        </w:types>
        <w:behaviors>
          <w:behavior w:val="content"/>
        </w:behaviors>
        <w:guid w:val="{FD0F8013-151A-42EC-8954-B9D0F1AD2815}"/>
      </w:docPartPr>
      <w:docPartBody>
        <w:p w:rsidR="006B4865" w:rsidRDefault="00604B82" w:rsidP="00604B82">
          <w:pPr>
            <w:pStyle w:val="EC5CBBC8E64E4E4985C9FD37B2779C37"/>
          </w:pPr>
          <w:r>
            <w:rPr>
              <w:color w:val="2F5496" w:themeColor="accent1" w:themeShade="BF"/>
              <w:sz w:val="24"/>
              <w:szCs w:val="24"/>
            </w:rPr>
            <w:t>[Company name]</w:t>
          </w:r>
        </w:p>
      </w:docPartBody>
    </w:docPart>
    <w:docPart>
      <w:docPartPr>
        <w:name w:val="6099FD2F6DBD4D23A73E6CEA750FFFCD"/>
        <w:category>
          <w:name w:val="General"/>
          <w:gallery w:val="placeholder"/>
        </w:category>
        <w:types>
          <w:type w:val="bbPlcHdr"/>
        </w:types>
        <w:behaviors>
          <w:behavior w:val="content"/>
        </w:behaviors>
        <w:guid w:val="{98AFEFA1-5E58-4C6B-B8FE-079F9007EC9B}"/>
      </w:docPartPr>
      <w:docPartBody>
        <w:p w:rsidR="006B4865" w:rsidRDefault="00604B82" w:rsidP="00604B82">
          <w:pPr>
            <w:pStyle w:val="6099FD2F6DBD4D23A73E6CEA750FFFCD"/>
          </w:pPr>
          <w:r>
            <w:rPr>
              <w:rFonts w:asciiTheme="majorHAnsi" w:eastAsiaTheme="majorEastAsia" w:hAnsiTheme="majorHAnsi" w:cstheme="majorBidi"/>
              <w:color w:val="4472C4" w:themeColor="accent1"/>
              <w:sz w:val="88"/>
              <w:szCs w:val="88"/>
            </w:rPr>
            <w:t>[Document title]</w:t>
          </w:r>
        </w:p>
      </w:docPartBody>
    </w:docPart>
    <w:docPart>
      <w:docPartPr>
        <w:name w:val="E0D27F158651463CBA2B2D668C4AE6A6"/>
        <w:category>
          <w:name w:val="General"/>
          <w:gallery w:val="placeholder"/>
        </w:category>
        <w:types>
          <w:type w:val="bbPlcHdr"/>
        </w:types>
        <w:behaviors>
          <w:behavior w:val="content"/>
        </w:behaviors>
        <w:guid w:val="{48CAB339-6F4A-4A65-A618-8B3487D8CCFA}"/>
      </w:docPartPr>
      <w:docPartBody>
        <w:p w:rsidR="006B4865" w:rsidRDefault="00604B82" w:rsidP="00604B82">
          <w:pPr>
            <w:pStyle w:val="E0D27F158651463CBA2B2D668C4AE6A6"/>
          </w:pPr>
          <w:r>
            <w:rPr>
              <w:color w:val="2F5496" w:themeColor="accent1" w:themeShade="BF"/>
              <w:sz w:val="24"/>
              <w:szCs w:val="24"/>
            </w:rPr>
            <w:t>[Document subtitle]</w:t>
          </w:r>
        </w:p>
      </w:docPartBody>
    </w:docPart>
    <w:docPart>
      <w:docPartPr>
        <w:name w:val="82F55C414F604180B7158C1A65D644D0"/>
        <w:category>
          <w:name w:val="General"/>
          <w:gallery w:val="placeholder"/>
        </w:category>
        <w:types>
          <w:type w:val="bbPlcHdr"/>
        </w:types>
        <w:behaviors>
          <w:behavior w:val="content"/>
        </w:behaviors>
        <w:guid w:val="{E03EC303-CE65-473C-A5D2-0486BFC7B4EC}"/>
      </w:docPartPr>
      <w:docPartBody>
        <w:p w:rsidR="006B4865" w:rsidRDefault="00604B82" w:rsidP="00604B82">
          <w:pPr>
            <w:pStyle w:val="82F55C414F604180B7158C1A65D644D0"/>
          </w:pPr>
          <w:r>
            <w:rPr>
              <w:color w:val="4472C4" w:themeColor="accent1"/>
              <w:sz w:val="28"/>
              <w:szCs w:val="28"/>
            </w:rPr>
            <w:t>[Author name]</w:t>
          </w:r>
        </w:p>
      </w:docPartBody>
    </w:docPart>
    <w:docPart>
      <w:docPartPr>
        <w:name w:val="65B7ADF98C3B4575B40ADF29ABB4143F"/>
        <w:category>
          <w:name w:val="General"/>
          <w:gallery w:val="placeholder"/>
        </w:category>
        <w:types>
          <w:type w:val="bbPlcHdr"/>
        </w:types>
        <w:behaviors>
          <w:behavior w:val="content"/>
        </w:behaviors>
        <w:guid w:val="{22D68CE7-84C2-43A4-9870-B52D2DBDF785}"/>
      </w:docPartPr>
      <w:docPartBody>
        <w:p w:rsidR="006B4865" w:rsidRDefault="00604B82" w:rsidP="00604B82">
          <w:pPr>
            <w:pStyle w:val="65B7ADF98C3B4575B40ADF29ABB4143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decorative"/>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B82"/>
    <w:rsid w:val="00012D23"/>
    <w:rsid w:val="000B26E8"/>
    <w:rsid w:val="00240D83"/>
    <w:rsid w:val="0037508D"/>
    <w:rsid w:val="005D778F"/>
    <w:rsid w:val="00604B82"/>
    <w:rsid w:val="006B4865"/>
    <w:rsid w:val="006F484B"/>
    <w:rsid w:val="00773DD3"/>
    <w:rsid w:val="00834C63"/>
    <w:rsid w:val="009A2AC7"/>
    <w:rsid w:val="009D2415"/>
    <w:rsid w:val="00B44167"/>
    <w:rsid w:val="00FD65E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5CBBC8E64E4E4985C9FD37B2779C37">
    <w:name w:val="EC5CBBC8E64E4E4985C9FD37B2779C37"/>
    <w:rsid w:val="00604B82"/>
  </w:style>
  <w:style w:type="paragraph" w:customStyle="1" w:styleId="6099FD2F6DBD4D23A73E6CEA750FFFCD">
    <w:name w:val="6099FD2F6DBD4D23A73E6CEA750FFFCD"/>
    <w:rsid w:val="00604B82"/>
  </w:style>
  <w:style w:type="paragraph" w:customStyle="1" w:styleId="E0D27F158651463CBA2B2D668C4AE6A6">
    <w:name w:val="E0D27F158651463CBA2B2D668C4AE6A6"/>
    <w:rsid w:val="00604B82"/>
  </w:style>
  <w:style w:type="paragraph" w:customStyle="1" w:styleId="82F55C414F604180B7158C1A65D644D0">
    <w:name w:val="82F55C414F604180B7158C1A65D644D0"/>
    <w:rsid w:val="00604B82"/>
  </w:style>
  <w:style w:type="paragraph" w:customStyle="1" w:styleId="65B7ADF98C3B4575B40ADF29ABB4143F">
    <w:name w:val="65B7ADF98C3B4575B40ADF29ABB4143F"/>
    <w:rsid w:val="00604B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2023-05-16T00:00:00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A3EF26-43A9-4F23-9865-52947E67714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Introducing the 8x8 wireless array</vt:lpstr>
    </vt:vector>
  </TitlesOfParts>
  <Company>MSD Group</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the 8x8 wireless array</dc:title>
  <dc:subject>A Quick Start Guide</dc:subject>
  <dc:creator>Kazemi, Ben</dc:creator>
  <cp:keywords/>
  <dc:description/>
  <cp:lastModifiedBy>Ben Kazemi</cp:lastModifiedBy>
  <cp:revision>2</cp:revision>
  <dcterms:created xsi:type="dcterms:W3CDTF">2023-06-08T14:19:00Z</dcterms:created>
  <dcterms:modified xsi:type="dcterms:W3CDTF">2023-06-08T14:19:00Z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http://www.zotero.org/styles/optics-express</vt:lpwstr>
  </property>
  <property fmtid="{D5CDD505-2E9C-101B-9397-08002B2CF9AE}" pid="19" name="Mendeley Recent Style Name 8_1">
    <vt:lpwstr>Optics Express</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ies>
</file>